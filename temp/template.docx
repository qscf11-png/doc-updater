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E131" w14:textId="77777777" w:rsidR="00CC1BDE" w:rsidRPr="00A0029B" w:rsidRDefault="00CC1BDE" w:rsidP="004409EC">
      <w:pPr>
        <w:pStyle w:val="a4"/>
        <w:tabs>
          <w:tab w:val="clear" w:pos="4153"/>
          <w:tab w:val="clear" w:pos="8306"/>
        </w:tabs>
        <w:snapToGrid/>
        <w:jc w:val="left"/>
        <w:rPr>
          <w:rFonts w:eastAsia="標楷體"/>
          <w:color w:val="000000"/>
          <w:sz w:val="24"/>
        </w:rPr>
      </w:pPr>
      <w:r w:rsidRPr="00A0029B">
        <w:rPr>
          <w:rFonts w:eastAsia="標楷體"/>
          <w:noProof/>
          <w:color w:val="000000"/>
          <w:sz w:val="24"/>
        </w:rPr>
        <w:pict w14:anchorId="59B9A8B0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73.7pt;margin-top:157.75pt;width:359.1pt;height:125.25pt;z-index:1;mso-position-vertical-relative:page" filled="f" stroked="f">
            <v:textbox style="mso-next-textbox:#_x0000_s2051">
              <w:txbxContent>
                <w:p w14:paraId="36559989" w14:textId="77777777" w:rsidR="007B037F" w:rsidRPr="00FB529E" w:rsidRDefault="008017E7" w:rsidP="008017E7">
                  <w:pPr>
                    <w:jc w:val="right"/>
                    <w:rPr>
                      <w:rFonts w:cs="Arial"/>
                    </w:rPr>
                  </w:pPr>
                  <w:r w:rsidRPr="008017E7">
                    <w:rPr>
                      <w:rFonts w:cs="Arial" w:hint="eastAsia"/>
                      <w:bCs/>
                      <w:kern w:val="52"/>
                      <w:sz w:val="36"/>
                      <w:szCs w:val="36"/>
                    </w:rPr>
                    <w:t>實驗室測試方法管理程序</w:t>
                  </w:r>
                </w:p>
                <w:p w14:paraId="0CEFE501" w14:textId="77777777" w:rsidR="007B037F" w:rsidRDefault="007B037F">
                  <w:pPr>
                    <w:rPr>
                      <w:rFonts w:cs="Arial"/>
                    </w:rPr>
                  </w:pPr>
                </w:p>
                <w:p w14:paraId="6A310EBC" w14:textId="77777777" w:rsidR="00357797" w:rsidRPr="00FB529E" w:rsidRDefault="00357797">
                  <w:pPr>
                    <w:rPr>
                      <w:rFonts w:cs="Arial" w:hint="eastAsia"/>
                    </w:rPr>
                  </w:pPr>
                </w:p>
                <w:tbl>
                  <w:tblPr>
                    <w:tblW w:w="0" w:type="auto"/>
                    <w:jc w:val="right"/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20"/>
                    <w:gridCol w:w="3066"/>
                  </w:tblGrid>
                  <w:tr w:rsidR="007B037F" w:rsidRPr="00FB529E" w14:paraId="684FB46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434"/>
                      <w:jc w:val="right"/>
                    </w:trPr>
                    <w:tc>
                      <w:tcPr>
                        <w:tcW w:w="3820" w:type="dxa"/>
                        <w:vAlign w:val="center"/>
                      </w:tcPr>
                      <w:p w14:paraId="770F250D" w14:textId="77777777" w:rsidR="007B037F" w:rsidRPr="00FB529E" w:rsidRDefault="007B037F">
                        <w:pPr>
                          <w:pStyle w:val="a8"/>
                          <w:rPr>
                            <w:rFonts w:eastAsia="標楷體" w:cs="Arial"/>
                            <w:sz w:val="24"/>
                            <w:szCs w:val="24"/>
                          </w:rPr>
                        </w:pPr>
                        <w:r w:rsidRPr="00FB529E">
                          <w:rPr>
                            <w:rFonts w:eastAsia="標楷體" w:cs="Arial"/>
                            <w:sz w:val="24"/>
                            <w:szCs w:val="24"/>
                          </w:rPr>
                          <w:t>文件編號：</w:t>
                        </w:r>
                        <w:r w:rsidR="00CB46B8" w:rsidRPr="00CB46B8">
                          <w:rPr>
                            <w:rFonts w:eastAsia="標楷體" w:cs="Arial"/>
                            <w:sz w:val="24"/>
                            <w:szCs w:val="24"/>
                          </w:rPr>
                          <w:t>HQ-PD-P-038</w:t>
                        </w:r>
                      </w:p>
                    </w:tc>
                    <w:tc>
                      <w:tcPr>
                        <w:tcW w:w="3066" w:type="dxa"/>
                        <w:vAlign w:val="center"/>
                      </w:tcPr>
                      <w:p w14:paraId="1B0D4D00" w14:textId="77777777" w:rsidR="007B037F" w:rsidRPr="00FB529E" w:rsidRDefault="007B037F">
                        <w:pPr>
                          <w:pStyle w:val="a8"/>
                          <w:rPr>
                            <w:rFonts w:eastAsia="標楷體" w:cs="Arial"/>
                            <w:sz w:val="24"/>
                            <w:szCs w:val="24"/>
                          </w:rPr>
                        </w:pPr>
                        <w:r w:rsidRPr="00FB529E">
                          <w:rPr>
                            <w:rFonts w:eastAsia="標楷體" w:cs="Arial"/>
                            <w:sz w:val="24"/>
                            <w:szCs w:val="24"/>
                          </w:rPr>
                          <w:t>版本：</w:t>
                        </w:r>
                        <w:ins w:id="0" w:author="Preston CH Li (李政雄)" w:date="2023-07-26T14:25:00Z">
                          <w:r w:rsidR="002413C9">
                            <w:rPr>
                              <w:rFonts w:eastAsia="標楷體" w:cs="Arial"/>
                              <w:sz w:val="24"/>
                              <w:szCs w:val="24"/>
                            </w:rPr>
                            <w:t>1.1</w:t>
                          </w:r>
                        </w:ins>
                        <w:del w:id="1" w:author="Preston CH Li (李政雄)" w:date="2023-07-26T14:25:00Z">
                          <w:r w:rsidR="00CB46B8" w:rsidDel="002413C9">
                            <w:rPr>
                              <w:rFonts w:eastAsia="標楷體" w:cs="Arial"/>
                              <w:sz w:val="24"/>
                              <w:szCs w:val="24"/>
                            </w:rPr>
                            <w:delText>1.0</w:delText>
                          </w:r>
                        </w:del>
                      </w:p>
                    </w:tc>
                  </w:tr>
                </w:tbl>
                <w:p w14:paraId="54C94848" w14:textId="77777777" w:rsidR="007B037F" w:rsidRPr="00FB529E" w:rsidRDefault="007B037F">
                  <w:pPr>
                    <w:rPr>
                      <w:rFonts w:cs="Arial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04230845" w14:textId="77777777" w:rsidR="00CC1BDE" w:rsidRPr="00A0029B" w:rsidRDefault="00CC1BDE" w:rsidP="004409EC">
      <w:pPr>
        <w:rPr>
          <w:color w:val="000000"/>
        </w:rPr>
      </w:pPr>
    </w:p>
    <w:p w14:paraId="4F00EF05" w14:textId="77777777" w:rsidR="00CC1BDE" w:rsidRPr="00A0029B" w:rsidRDefault="00CC1BDE" w:rsidP="004409EC">
      <w:pPr>
        <w:rPr>
          <w:color w:val="000000"/>
        </w:rPr>
      </w:pPr>
    </w:p>
    <w:p w14:paraId="71DE763E" w14:textId="77777777" w:rsidR="00CC1BDE" w:rsidRPr="00A0029B" w:rsidRDefault="00CC1BDE" w:rsidP="004409EC">
      <w:pPr>
        <w:rPr>
          <w:color w:val="000000"/>
        </w:rPr>
      </w:pPr>
    </w:p>
    <w:p w14:paraId="7E6B2A25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703CD6EF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690E74A6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6A9DFECF" w14:textId="77777777" w:rsidR="00C4516B" w:rsidRPr="00A0029B" w:rsidRDefault="00C4516B" w:rsidP="004409EC">
      <w:pPr>
        <w:rPr>
          <w:rFonts w:hint="eastAsia"/>
          <w:color w:val="000000"/>
        </w:rPr>
      </w:pPr>
    </w:p>
    <w:tbl>
      <w:tblPr>
        <w:tblW w:w="8718" w:type="dxa"/>
        <w:tblInd w:w="-40" w:type="dxa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606FBA" w:rsidRPr="00A0029B" w14:paraId="48A65AC9" w14:textId="77777777" w:rsidTr="00606FBA">
        <w:tblPrEx>
          <w:tblCellMar>
            <w:top w:w="0" w:type="dxa"/>
            <w:bottom w:w="0" w:type="dxa"/>
          </w:tblCellMar>
        </w:tblPrEx>
        <w:trPr>
          <w:trHeight w:val="1053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454ABA" w14:textId="77777777" w:rsidR="00606FBA" w:rsidRPr="00A0029B" w:rsidRDefault="00606FBA" w:rsidP="00701858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  <w:szCs w:val="32"/>
              </w:rPr>
              <w:pPrChange w:id="2" w:author="Yoyo YC Yu (游玉潔)" w:date="2023-07-27T09:47:00Z">
                <w:pPr>
                  <w:tabs>
                    <w:tab w:val="left" w:pos="3438"/>
                  </w:tabs>
                </w:pPr>
              </w:pPrChange>
            </w:pPr>
            <w:r w:rsidRPr="00A0029B">
              <w:rPr>
                <w:rFonts w:hint="eastAsia"/>
                <w:color w:val="000000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50A141" w14:textId="77777777" w:rsidR="00606FBA" w:rsidRPr="00A0029B" w:rsidRDefault="00606FBA" w:rsidP="00701858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  <w:szCs w:val="32"/>
              </w:rPr>
              <w:pPrChange w:id="3" w:author="Yoyo YC Yu (游玉潔)" w:date="2023-07-27T09:47:00Z">
                <w:pPr>
                  <w:tabs>
                    <w:tab w:val="left" w:pos="3438"/>
                  </w:tabs>
                </w:pPr>
              </w:pPrChange>
            </w:pPr>
            <w:r w:rsidRPr="00A0029B">
              <w:rPr>
                <w:rFonts w:hint="eastAsia"/>
                <w:color w:val="000000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334712BB" w14:textId="77777777" w:rsidR="00606FBA" w:rsidRPr="00A0029B" w:rsidRDefault="00606FBA" w:rsidP="00701858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  <w:szCs w:val="32"/>
              </w:rPr>
              <w:pPrChange w:id="4" w:author="Yoyo YC Yu (游玉潔)" w:date="2023-07-27T09:47:00Z">
                <w:pPr>
                  <w:tabs>
                    <w:tab w:val="left" w:pos="3438"/>
                  </w:tabs>
                </w:pPr>
              </w:pPrChange>
            </w:pPr>
            <w:r w:rsidRPr="00A0029B">
              <w:rPr>
                <w:rFonts w:hint="eastAsia"/>
                <w:color w:val="000000"/>
                <w:szCs w:val="32"/>
              </w:rPr>
              <w:t>撰寫</w:t>
            </w:r>
          </w:p>
        </w:tc>
      </w:tr>
      <w:tr w:rsidR="00606FBA" w:rsidRPr="00A0029B" w14:paraId="1EFBDC1B" w14:textId="77777777" w:rsidTr="00606FBA">
        <w:tblPrEx>
          <w:tblCellMar>
            <w:top w:w="0" w:type="dxa"/>
            <w:bottom w:w="0" w:type="dxa"/>
          </w:tblCellMar>
        </w:tblPrEx>
        <w:trPr>
          <w:cantSplit/>
          <w:trHeight w:val="1981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30F5BC78" w14:textId="77777777" w:rsidR="00606FBA" w:rsidRPr="00A0029B" w:rsidRDefault="00474ED9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proofErr w:type="gramStart"/>
            <w:r w:rsidRPr="00474ED9">
              <w:rPr>
                <w:rFonts w:hint="eastAsia"/>
                <w:color w:val="000000"/>
              </w:rPr>
              <w:t>武震裕</w:t>
            </w:r>
            <w:proofErr w:type="gramEnd"/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5E4C0D33" w14:textId="77777777" w:rsidR="00ED1CFC" w:rsidRPr="00ED1CFC" w:rsidRDefault="00ED1CFC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proofErr w:type="gramStart"/>
            <w:r w:rsidRPr="00ED1CFC">
              <w:rPr>
                <w:rFonts w:hint="eastAsia"/>
                <w:color w:val="000000"/>
              </w:rPr>
              <w:t>武震裕</w:t>
            </w:r>
            <w:proofErr w:type="gramEnd"/>
          </w:p>
          <w:p w14:paraId="26A353EA" w14:textId="77777777" w:rsidR="00ED1CFC" w:rsidRPr="00ED1CFC" w:rsidRDefault="00ED1CFC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r w:rsidRPr="00ED1CFC">
              <w:rPr>
                <w:rFonts w:hint="eastAsia"/>
                <w:color w:val="000000"/>
              </w:rPr>
              <w:t>蔡德耕</w:t>
            </w:r>
          </w:p>
          <w:p w14:paraId="62D7118C" w14:textId="77777777" w:rsidR="00474ED9" w:rsidRDefault="00ED1CFC" w:rsidP="000C741B">
            <w:pPr>
              <w:tabs>
                <w:tab w:val="left" w:pos="3438"/>
              </w:tabs>
              <w:jc w:val="center"/>
              <w:rPr>
                <w:color w:val="000000"/>
              </w:rPr>
            </w:pPr>
            <w:r w:rsidRPr="00ED1CFC">
              <w:rPr>
                <w:rFonts w:hint="eastAsia"/>
                <w:color w:val="000000"/>
              </w:rPr>
              <w:t>江自弘</w:t>
            </w:r>
          </w:p>
          <w:p w14:paraId="6FC90405" w14:textId="77777777" w:rsidR="00606FBA" w:rsidRPr="00A0029B" w:rsidRDefault="00474ED9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proofErr w:type="gramStart"/>
            <w:r w:rsidRPr="00474ED9">
              <w:rPr>
                <w:rFonts w:hint="eastAsia"/>
                <w:color w:val="000000"/>
              </w:rPr>
              <w:t>許楷明</w:t>
            </w:r>
            <w:proofErr w:type="gramEnd"/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DAC1DB2" w14:textId="77777777" w:rsidR="00606FBA" w:rsidRPr="00A0029B" w:rsidRDefault="0069346A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r w:rsidRPr="0069346A">
              <w:rPr>
                <w:rFonts w:hint="eastAsia"/>
                <w:color w:val="000000"/>
              </w:rPr>
              <w:t>李政雄</w:t>
            </w:r>
          </w:p>
        </w:tc>
      </w:tr>
    </w:tbl>
    <w:p w14:paraId="3F37B241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56BE352A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5A0A6605" w14:textId="77777777" w:rsidR="00CC1BDE" w:rsidRPr="00A0029B" w:rsidRDefault="00CC1BDE" w:rsidP="004409EC">
      <w:pPr>
        <w:rPr>
          <w:color w:val="000000"/>
        </w:rPr>
      </w:pPr>
    </w:p>
    <w:p w14:paraId="5BF8BEE2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70BFC19C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077371E4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72E4E0D0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5191731D" w14:textId="77777777" w:rsidR="00CC1BDE" w:rsidRPr="00A0029B" w:rsidRDefault="00CC1BDE" w:rsidP="004409EC">
      <w:pPr>
        <w:rPr>
          <w:color w:val="000000"/>
        </w:rPr>
        <w:sectPr w:rsidR="00CC1BDE" w:rsidRPr="00A0029B" w:rsidSect="001D60FE">
          <w:headerReference w:type="default" r:id="rId8"/>
          <w:footerReference w:type="default" r:id="rId9"/>
          <w:headerReference w:type="first" r:id="rId10"/>
          <w:pgSz w:w="11907" w:h="16840" w:code="9"/>
          <w:pgMar w:top="851" w:right="1701" w:bottom="851" w:left="1701" w:header="851" w:footer="1701" w:gutter="0"/>
          <w:cols w:space="425"/>
          <w:titlePg/>
          <w:docGrid w:type="lines" w:linePitch="340"/>
        </w:sectPr>
      </w:pPr>
    </w:p>
    <w:p w14:paraId="53F9FA92" w14:textId="77777777" w:rsidR="00CC1BDE" w:rsidRPr="00A0029B" w:rsidRDefault="00CC1BDE" w:rsidP="004409EC">
      <w:pPr>
        <w:pStyle w:val="2"/>
        <w:rPr>
          <w:rFonts w:eastAsia="標楷體" w:hint="eastAsia"/>
          <w:color w:val="000000"/>
          <w:sz w:val="24"/>
        </w:rPr>
      </w:pPr>
      <w:r w:rsidRPr="00A0029B">
        <w:rPr>
          <w:rFonts w:eastAsia="標楷體" w:hint="eastAsia"/>
          <w:color w:val="000000"/>
          <w:sz w:val="24"/>
        </w:rPr>
        <w:lastRenderedPageBreak/>
        <w:t>文件變更履歷：</w:t>
      </w:r>
    </w:p>
    <w:tbl>
      <w:tblPr>
        <w:tblW w:w="9923" w:type="dxa"/>
        <w:tblInd w:w="-11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3349"/>
        <w:gridCol w:w="3313"/>
        <w:gridCol w:w="1134"/>
        <w:gridCol w:w="1134"/>
      </w:tblGrid>
      <w:tr w:rsidR="00CC1BDE" w:rsidRPr="00FB529E" w14:paraId="3A066518" w14:textId="77777777" w:rsidTr="00FB529E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93" w:type="dxa"/>
            <w:vAlign w:val="center"/>
          </w:tcPr>
          <w:p w14:paraId="380EA77A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版本</w:t>
            </w:r>
          </w:p>
        </w:tc>
        <w:tc>
          <w:tcPr>
            <w:tcW w:w="3349" w:type="dxa"/>
            <w:vAlign w:val="center"/>
          </w:tcPr>
          <w:p w14:paraId="253BD780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修訂內容</w:t>
            </w:r>
          </w:p>
        </w:tc>
        <w:tc>
          <w:tcPr>
            <w:tcW w:w="3313" w:type="dxa"/>
            <w:vAlign w:val="center"/>
          </w:tcPr>
          <w:p w14:paraId="03C71DB9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修訂原因</w:t>
            </w:r>
          </w:p>
        </w:tc>
        <w:tc>
          <w:tcPr>
            <w:tcW w:w="1134" w:type="dxa"/>
            <w:vAlign w:val="center"/>
          </w:tcPr>
          <w:p w14:paraId="08CBFBFB" w14:textId="77777777" w:rsidR="00CC1BDE" w:rsidRPr="00FB529E" w:rsidRDefault="00683BCA" w:rsidP="004409EC">
            <w:pPr>
              <w:pStyle w:val="3"/>
              <w:rPr>
                <w:rFonts w:eastAsia="標楷體" w:cs="Arial"/>
                <w:color w:val="000000"/>
              </w:rPr>
            </w:pPr>
            <w:r>
              <w:rPr>
                <w:rFonts w:eastAsia="標楷體" w:cs="Arial" w:hint="eastAsia"/>
                <w:color w:val="000000"/>
              </w:rPr>
              <w:t>生</w:t>
            </w:r>
            <w:r>
              <w:rPr>
                <w:rFonts w:eastAsia="標楷體" w:cs="Arial"/>
                <w:color w:val="000000"/>
              </w:rPr>
              <w:t>效</w:t>
            </w:r>
            <w:r w:rsidR="00CC1BDE" w:rsidRPr="00FB529E">
              <w:rPr>
                <w:rFonts w:eastAsia="標楷體" w:cs="Arial"/>
                <w:color w:val="000000"/>
              </w:rPr>
              <w:t>日期</w:t>
            </w:r>
          </w:p>
        </w:tc>
        <w:tc>
          <w:tcPr>
            <w:tcW w:w="1134" w:type="dxa"/>
            <w:vAlign w:val="center"/>
          </w:tcPr>
          <w:p w14:paraId="148E8163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修訂者</w:t>
            </w:r>
          </w:p>
        </w:tc>
      </w:tr>
      <w:tr w:rsidR="0069346A" w:rsidRPr="00FB529E" w14:paraId="28ABE275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2261110D" w14:textId="77777777" w:rsidR="0069346A" w:rsidRPr="00FB529E" w:rsidRDefault="0069346A" w:rsidP="002413C9">
            <w:pPr>
              <w:jc w:val="center"/>
              <w:rPr>
                <w:rFonts w:cs="Arial"/>
                <w:color w:val="000000"/>
              </w:rPr>
            </w:pPr>
            <w:del w:id="5" w:author="Preston CH Li (李政雄)" w:date="2023-07-26T14:28:00Z">
              <w:r w:rsidDel="002413C9">
                <w:rPr>
                  <w:rFonts w:cs="Arial" w:hint="eastAsia"/>
                  <w:color w:val="000000"/>
                </w:rPr>
                <w:delText>1</w:delText>
              </w:r>
              <w:r w:rsidDel="002413C9">
                <w:rPr>
                  <w:rFonts w:cs="Arial"/>
                  <w:color w:val="000000"/>
                </w:rPr>
                <w:delText>.0</w:delText>
              </w:r>
            </w:del>
            <w:ins w:id="6" w:author="Preston CH Li (李政雄)" w:date="2023-07-26T14:28:00Z">
              <w:r w:rsidR="002413C9">
                <w:rPr>
                  <w:rFonts w:cs="Arial"/>
                  <w:color w:val="000000"/>
                </w:rPr>
                <w:t>1.1</w:t>
              </w:r>
            </w:ins>
          </w:p>
        </w:tc>
        <w:tc>
          <w:tcPr>
            <w:tcW w:w="3349" w:type="dxa"/>
            <w:vAlign w:val="center"/>
          </w:tcPr>
          <w:p w14:paraId="00D7F692" w14:textId="77777777" w:rsidR="0069346A" w:rsidRPr="00C04D4D" w:rsidRDefault="002413C9" w:rsidP="002413C9">
            <w:pPr>
              <w:jc w:val="center"/>
              <w:rPr>
                <w:rFonts w:cs="Arial" w:hint="eastAsia"/>
              </w:rPr>
              <w:pPrChange w:id="7" w:author="Preston CH Li (李政雄)" w:date="2023-07-26T14:29:00Z">
                <w:pPr/>
              </w:pPrChange>
            </w:pPr>
            <w:ins w:id="8" w:author="Preston CH Li (李政雄)" w:date="2023-07-26T14:28:00Z">
              <w:r w:rsidRPr="002815F2">
                <w:rPr>
                  <w:rFonts w:cs="Arial" w:hint="eastAsia"/>
                  <w:color w:val="FF0000"/>
                </w:rPr>
                <w:t>移除</w:t>
              </w:r>
              <w:r w:rsidRPr="002815F2">
                <w:rPr>
                  <w:rFonts w:cs="Arial"/>
                  <w:color w:val="FF0000"/>
                  <w:szCs w:val="28"/>
                </w:rPr>
                <w:t>IEC 60068_ME_Search(Sine Vib) &amp; IEC 60945_ME_Corrosion</w:t>
              </w:r>
            </w:ins>
            <w:del w:id="9" w:author="Preston CH Li (李政雄)" w:date="2023-07-26T14:28:00Z">
              <w:r w:rsidR="0069346A" w:rsidDel="002413C9">
                <w:rPr>
                  <w:rFonts w:cs="Arial" w:hint="eastAsia"/>
                  <w:color w:val="000000"/>
                </w:rPr>
                <w:delText>新建立</w:delText>
              </w:r>
            </w:del>
          </w:p>
        </w:tc>
        <w:tc>
          <w:tcPr>
            <w:tcW w:w="3313" w:type="dxa"/>
            <w:vAlign w:val="center"/>
          </w:tcPr>
          <w:p w14:paraId="781AE027" w14:textId="77777777" w:rsidR="0069346A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0" w:author="Preston CH Li (李政雄)" w:date="2023-07-26T14:29:00Z">
                <w:pPr/>
              </w:pPrChange>
            </w:pPr>
            <w:ins w:id="11" w:author="Preston CH Li (李政雄)" w:date="2023-07-26T14:29:00Z">
              <w:r w:rsidRPr="002815F2">
                <w:rPr>
                  <w:rFonts w:cs="Arial" w:hint="eastAsia"/>
                  <w:color w:val="FF0000"/>
                </w:rPr>
                <w:t>認證範圍調整</w:t>
              </w:r>
            </w:ins>
            <w:del w:id="12" w:author="Preston CH Li (李政雄)" w:date="2023-07-26T14:29:00Z">
              <w:r w:rsidR="0069346A" w:rsidDel="002413C9">
                <w:rPr>
                  <w:rFonts w:cs="Arial" w:hint="eastAsia"/>
                  <w:color w:val="000000"/>
                </w:rPr>
                <w:delText>新建立</w:delText>
              </w:r>
            </w:del>
          </w:p>
        </w:tc>
        <w:tc>
          <w:tcPr>
            <w:tcW w:w="1134" w:type="dxa"/>
            <w:vAlign w:val="center"/>
          </w:tcPr>
          <w:p w14:paraId="3A164350" w14:textId="77777777" w:rsidR="0069346A" w:rsidRPr="00FB529E" w:rsidRDefault="0069346A" w:rsidP="002413C9">
            <w:pPr>
              <w:jc w:val="center"/>
              <w:rPr>
                <w:rFonts w:cs="Arial"/>
                <w:color w:val="000000"/>
              </w:rPr>
              <w:pPrChange w:id="13" w:author="Preston CH Li (李政雄)" w:date="2023-07-26T14:29:00Z">
                <w:pPr/>
              </w:pPrChange>
            </w:pPr>
            <w:r>
              <w:rPr>
                <w:rFonts w:cs="Arial" w:hint="eastAsia"/>
                <w:color w:val="000000"/>
              </w:rPr>
              <w:t>同發行日期</w:t>
            </w:r>
          </w:p>
        </w:tc>
        <w:tc>
          <w:tcPr>
            <w:tcW w:w="1134" w:type="dxa"/>
            <w:vAlign w:val="center"/>
          </w:tcPr>
          <w:p w14:paraId="03211EEB" w14:textId="77777777" w:rsidR="0069346A" w:rsidRPr="00FB529E" w:rsidRDefault="0069346A" w:rsidP="002413C9">
            <w:pPr>
              <w:jc w:val="center"/>
              <w:rPr>
                <w:rFonts w:cs="Arial"/>
                <w:color w:val="000000"/>
              </w:rPr>
              <w:pPrChange w:id="14" w:author="Preston CH Li (李政雄)" w:date="2023-07-26T14:29:00Z">
                <w:pPr/>
              </w:pPrChange>
            </w:pPr>
            <w:r>
              <w:rPr>
                <w:rFonts w:cs="Arial" w:hint="eastAsia"/>
                <w:color w:val="000000"/>
              </w:rPr>
              <w:t>李政雄</w:t>
            </w:r>
          </w:p>
        </w:tc>
      </w:tr>
      <w:tr w:rsidR="00CC1BDE" w:rsidRPr="00FB529E" w14:paraId="19F66805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651B681D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5" w:author="Preston CH Li (李政雄)" w:date="2023-07-26T14:29:00Z">
                <w:pPr/>
              </w:pPrChange>
            </w:pPr>
            <w:ins w:id="16" w:author="Preston CH Li (李政雄)" w:date="2023-07-26T14:28:00Z">
              <w:r>
                <w:rPr>
                  <w:rFonts w:cs="Arial" w:hint="eastAsia"/>
                  <w:color w:val="000000"/>
                </w:rPr>
                <w:t>1</w:t>
              </w:r>
              <w:r>
                <w:rPr>
                  <w:rFonts w:cs="Arial"/>
                  <w:color w:val="000000"/>
                </w:rPr>
                <w:t>.0</w:t>
              </w:r>
            </w:ins>
          </w:p>
        </w:tc>
        <w:tc>
          <w:tcPr>
            <w:tcW w:w="3349" w:type="dxa"/>
            <w:vAlign w:val="center"/>
          </w:tcPr>
          <w:p w14:paraId="6776078F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7" w:author="Preston CH Li (李政雄)" w:date="2023-07-26T14:29:00Z">
                <w:pPr/>
              </w:pPrChange>
            </w:pPr>
            <w:ins w:id="18" w:author="Preston CH Li (李政雄)" w:date="2023-07-26T14:28:00Z">
              <w:r>
                <w:rPr>
                  <w:rFonts w:cs="Arial" w:hint="eastAsia"/>
                  <w:color w:val="000000"/>
                </w:rPr>
                <w:t>新建立</w:t>
              </w:r>
            </w:ins>
          </w:p>
        </w:tc>
        <w:tc>
          <w:tcPr>
            <w:tcW w:w="3313" w:type="dxa"/>
            <w:vAlign w:val="center"/>
          </w:tcPr>
          <w:p w14:paraId="360CEFC9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9" w:author="Preston CH Li (李政雄)" w:date="2023-07-26T14:29:00Z">
                <w:pPr/>
              </w:pPrChange>
            </w:pPr>
            <w:ins w:id="20" w:author="Preston CH Li (李政雄)" w:date="2023-07-26T14:28:00Z">
              <w:r>
                <w:rPr>
                  <w:rFonts w:cs="Arial" w:hint="eastAsia"/>
                  <w:color w:val="000000"/>
                </w:rPr>
                <w:t>新建立</w:t>
              </w:r>
            </w:ins>
          </w:p>
        </w:tc>
        <w:tc>
          <w:tcPr>
            <w:tcW w:w="1134" w:type="dxa"/>
            <w:vAlign w:val="center"/>
          </w:tcPr>
          <w:p w14:paraId="2957CF02" w14:textId="77777777" w:rsidR="00CC1BDE" w:rsidRPr="00FB529E" w:rsidRDefault="00CC6BA6" w:rsidP="002413C9">
            <w:pPr>
              <w:jc w:val="center"/>
              <w:rPr>
                <w:rFonts w:cs="Arial"/>
                <w:color w:val="000000"/>
              </w:rPr>
              <w:pPrChange w:id="21" w:author="Preston CH Li (李政雄)" w:date="2023-07-26T14:29:00Z">
                <w:pPr/>
              </w:pPrChange>
            </w:pPr>
            <w:ins w:id="22" w:author="Preston CH Li (李政雄)" w:date="2023-07-26T16:09:00Z">
              <w:r>
                <w:rPr>
                  <w:rFonts w:cs="Arial" w:hint="eastAsia"/>
                  <w:color w:val="000000"/>
                </w:rPr>
                <w:t>2</w:t>
              </w:r>
              <w:r>
                <w:rPr>
                  <w:rFonts w:cs="Arial"/>
                  <w:color w:val="000000"/>
                </w:rPr>
                <w:t>022/12/30</w:t>
              </w:r>
            </w:ins>
          </w:p>
        </w:tc>
        <w:tc>
          <w:tcPr>
            <w:tcW w:w="1134" w:type="dxa"/>
            <w:vAlign w:val="center"/>
          </w:tcPr>
          <w:p w14:paraId="28AD432A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23" w:author="Preston CH Li (李政雄)" w:date="2023-07-26T14:29:00Z">
                <w:pPr/>
              </w:pPrChange>
            </w:pPr>
            <w:ins w:id="24" w:author="Preston CH Li (李政雄)" w:date="2023-07-26T14:28:00Z">
              <w:r>
                <w:rPr>
                  <w:rFonts w:cs="Arial" w:hint="eastAsia"/>
                  <w:color w:val="000000"/>
                </w:rPr>
                <w:t>李政雄</w:t>
              </w:r>
            </w:ins>
          </w:p>
        </w:tc>
      </w:tr>
      <w:tr w:rsidR="00CC1BDE" w:rsidRPr="00FB529E" w14:paraId="04FD4D72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1D013F6A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53EA96CE" w14:textId="77777777" w:rsidR="00CC1BDE" w:rsidRPr="00FB529E" w:rsidRDefault="00CC1BDE" w:rsidP="004409EC">
            <w:pPr>
              <w:ind w:left="439" w:hangingChars="183" w:hanging="439"/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69A839BF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5BC3737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09F293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3A43FEF3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0490CACF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41C12A1C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2A7955E1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BE06D30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BC972C0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2E33120F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5D9889E4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3FEED2F5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481FE6C2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AE46D95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84C9D14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0567530D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7848A4C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15E69CF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4B20A9F0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F243FD8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CB20B45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4A5F3E58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67E9CC4C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0F4F70C1" w14:textId="77777777" w:rsidR="00C4516B" w:rsidRPr="00FB529E" w:rsidRDefault="00C4516B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75A55A3A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383532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01A41E8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6E0750" w:rsidRPr="00FB529E" w14:paraId="66C604A7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42E7805F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3349" w:type="dxa"/>
            <w:vAlign w:val="center"/>
          </w:tcPr>
          <w:p w14:paraId="4634A483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3313" w:type="dxa"/>
            <w:vAlign w:val="center"/>
          </w:tcPr>
          <w:p w14:paraId="6C9813EC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4138E0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E2FB1D4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</w:tr>
      <w:tr w:rsidR="006E0750" w:rsidRPr="00FB529E" w14:paraId="23AADDA6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55AD776C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7ACB54A1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657AA1FE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CA570B4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1E184A7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</w:tr>
      <w:tr w:rsidR="009B0D9D" w:rsidRPr="00FB529E" w14:paraId="1EE54BFD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6D06011E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1A65D79C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500D2AF3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4359DB9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7F075D5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</w:tr>
    </w:tbl>
    <w:p w14:paraId="5DA0FA0E" w14:textId="77777777" w:rsidR="00697748" w:rsidRPr="00665026" w:rsidRDefault="00CC1BDE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A0029B">
        <w:rPr>
          <w:rFonts w:eastAsia="標楷體"/>
        </w:rPr>
        <w:br w:type="page"/>
      </w:r>
      <w:r w:rsidR="00697748" w:rsidRPr="00665026">
        <w:rPr>
          <w:rFonts w:ascii="Arial" w:eastAsia="標楷體" w:hAnsi="Arial" w:cs="Arial"/>
        </w:rPr>
        <w:lastRenderedPageBreak/>
        <w:t>目的</w:t>
      </w:r>
    </w:p>
    <w:p w14:paraId="03A5E06D" w14:textId="77777777" w:rsidR="00697748" w:rsidRPr="00665026" w:rsidRDefault="00697748" w:rsidP="004409EC">
      <w:pPr>
        <w:pStyle w:val="ad"/>
        <w:ind w:leftChars="0" w:left="36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為對</w:t>
      </w:r>
      <w:r w:rsidR="005A786D" w:rsidRPr="005A786D">
        <w:rPr>
          <w:rFonts w:ascii="Arial" w:eastAsia="標楷體" w:hAnsi="Arial" w:cs="Arial" w:hint="eastAsia"/>
        </w:rPr>
        <w:t>CoC(Core of Competence)</w:t>
      </w:r>
      <w:r w:rsidR="005A786D" w:rsidRPr="005A786D">
        <w:rPr>
          <w:rFonts w:ascii="Arial" w:eastAsia="標楷體" w:hAnsi="Arial" w:cs="Arial" w:hint="eastAsia"/>
        </w:rPr>
        <w:t>測試實驗室</w:t>
      </w:r>
      <w:r w:rsidRPr="00665026">
        <w:rPr>
          <w:rFonts w:ascii="Arial" w:eastAsia="標楷體" w:hAnsi="Arial" w:cs="Arial"/>
        </w:rPr>
        <w:t>；以下簡稱實驗室；測試能有所依據，彙整所有現行測試方法，提供各項測試選用的準則，以做為測試方式的依據，並保證對測試方法的偏離符合既定的程序。</w:t>
      </w:r>
    </w:p>
    <w:p w14:paraId="0D9F7A4F" w14:textId="77777777" w:rsidR="00697748" w:rsidRPr="00665026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3A23F1D4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範圍</w:t>
      </w:r>
    </w:p>
    <w:p w14:paraId="100136A6" w14:textId="77777777" w:rsidR="00697748" w:rsidRPr="00665026" w:rsidRDefault="00697748" w:rsidP="004409EC">
      <w:pPr>
        <w:pStyle w:val="ad"/>
        <w:ind w:leftChars="0" w:left="36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適用於實驗室所有測試程序與方法</w:t>
      </w:r>
      <w:proofErr w:type="gramStart"/>
      <w:r w:rsidRPr="00665026">
        <w:rPr>
          <w:rFonts w:ascii="Arial" w:eastAsia="標楷體" w:hAnsi="Arial" w:cs="Arial"/>
        </w:rPr>
        <w:t>的確效</w:t>
      </w:r>
      <w:proofErr w:type="gramEnd"/>
      <w:r w:rsidRPr="00665026">
        <w:rPr>
          <w:rFonts w:ascii="Arial" w:eastAsia="標楷體" w:hAnsi="Arial" w:cs="Arial"/>
        </w:rPr>
        <w:t>及偏離管理。</w:t>
      </w:r>
    </w:p>
    <w:p w14:paraId="199A2F9C" w14:textId="77777777" w:rsidR="00697748" w:rsidRDefault="00697748" w:rsidP="004409EC">
      <w:pPr>
        <w:pStyle w:val="ad"/>
        <w:ind w:rightChars="50" w:right="120"/>
        <w:rPr>
          <w:rFonts w:ascii="Arial" w:eastAsia="標楷體" w:hAnsi="Arial" w:cs="Arial"/>
        </w:rPr>
      </w:pPr>
    </w:p>
    <w:p w14:paraId="4B213B14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名詞定義</w:t>
      </w:r>
    </w:p>
    <w:p w14:paraId="54E44C13" w14:textId="77777777" w:rsidR="00697748" w:rsidRPr="00665026" w:rsidRDefault="00697748" w:rsidP="004409EC">
      <w:pPr>
        <w:pStyle w:val="ad"/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無。</w:t>
      </w:r>
    </w:p>
    <w:p w14:paraId="55475EA0" w14:textId="77777777" w:rsidR="00697748" w:rsidRPr="00665026" w:rsidRDefault="00697748" w:rsidP="004409EC">
      <w:pPr>
        <w:pStyle w:val="ad"/>
        <w:ind w:leftChars="0" w:rightChars="50" w:right="120"/>
        <w:rPr>
          <w:rFonts w:ascii="Arial" w:eastAsia="標楷體" w:hAnsi="Arial" w:cs="Arial"/>
        </w:rPr>
      </w:pPr>
    </w:p>
    <w:p w14:paraId="2E060548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>權</w:t>
      </w:r>
      <w:r w:rsidRPr="00665026">
        <w:rPr>
          <w:rFonts w:ascii="Arial" w:eastAsia="標楷體" w:hAnsi="Arial" w:cs="Arial"/>
        </w:rPr>
        <w:t>責</w:t>
      </w:r>
    </w:p>
    <w:p w14:paraId="380556E0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實驗室：</w:t>
      </w:r>
    </w:p>
    <w:p w14:paraId="3FE2A04C" w14:textId="77777777" w:rsidR="00697748" w:rsidRPr="00665026" w:rsidRDefault="00DA764D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>
        <w:rPr>
          <w:rFonts w:ascii="Arial" w:eastAsia="標楷體" w:hAnsi="Arial" w:cs="Arial"/>
        </w:rPr>
        <w:t>實驗室負責人</w:t>
      </w:r>
      <w:r w:rsidR="00697748" w:rsidRPr="00665026">
        <w:rPr>
          <w:rFonts w:ascii="Arial" w:eastAsia="標楷體" w:hAnsi="Arial" w:cs="Arial"/>
        </w:rPr>
        <w:t>：</w:t>
      </w:r>
    </w:p>
    <w:p w14:paraId="742C640A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批准選用的測試方法</w:t>
      </w:r>
      <w:r w:rsidR="006510BD" w:rsidRPr="006510BD">
        <w:rPr>
          <w:rFonts w:ascii="Arial" w:eastAsia="標楷體" w:hAnsi="Arial" w:cs="Arial" w:hint="eastAsia"/>
        </w:rPr>
        <w:t>。</w:t>
      </w:r>
    </w:p>
    <w:p w14:paraId="6606CB11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對測試方法進行確認和審查，測試方法作業指導書的稽核，偏離申請的技術驗證、批准及跟蹤。</w:t>
      </w:r>
    </w:p>
    <w:p w14:paraId="2DA939B2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實驗室人員：</w:t>
      </w:r>
    </w:p>
    <w:p w14:paraId="5017386E" w14:textId="77777777" w:rsidR="00697748" w:rsidRPr="00665026" w:rsidRDefault="00697748" w:rsidP="004409EC">
      <w:pPr>
        <w:pStyle w:val="ad"/>
        <w:ind w:leftChars="600" w:left="144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負責測試方法的驗證實驗，並編制測試方法作業指導書，提出偏離許可的申請。</w:t>
      </w:r>
    </w:p>
    <w:p w14:paraId="25DCBAD7" w14:textId="77777777" w:rsidR="00697748" w:rsidRPr="00665026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1FF88CA5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作業</w:t>
      </w:r>
      <w:r>
        <w:rPr>
          <w:rFonts w:ascii="Arial" w:eastAsia="標楷體" w:hAnsi="Arial" w:cs="Arial" w:hint="eastAsia"/>
        </w:rPr>
        <w:t>內容</w:t>
      </w:r>
    </w:p>
    <w:p w14:paraId="1D3854CF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測試方法的選用</w:t>
      </w:r>
    </w:p>
    <w:p w14:paraId="151A4BE3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實驗室所執行的所有測試方法，應優先以國際的，區域的或國家標準所發行的方法。</w:t>
      </w:r>
      <w:r w:rsidRPr="00665026">
        <w:rPr>
          <w:rFonts w:ascii="Arial" w:eastAsia="標楷體" w:hAnsi="Arial" w:cs="Arial"/>
        </w:rPr>
        <w:t xml:space="preserve"> </w:t>
      </w:r>
    </w:p>
    <w:p w14:paraId="2CDE1045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實驗室應確保所使用標準為最新有效版本，除非不適宜或不可能達成。</w:t>
      </w:r>
    </w:p>
    <w:p w14:paraId="5E22E182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若所執行的測試目前尚未有國際，區域或國家統一標準時，可參考著名之論文期刊及學術單位所發表之方法，執行測試方法或自行研發，但需證明其方法效能，以確保所採用之方法符合客戶</w:t>
      </w:r>
      <w:proofErr w:type="gramStart"/>
      <w:r w:rsidRPr="00665026">
        <w:rPr>
          <w:rFonts w:ascii="Arial" w:eastAsia="標楷體" w:hAnsi="Arial" w:cs="Arial"/>
        </w:rPr>
        <w:t>所需且穩定性</w:t>
      </w:r>
      <w:proofErr w:type="gramEnd"/>
      <w:r w:rsidRPr="00665026">
        <w:rPr>
          <w:rFonts w:ascii="Arial" w:eastAsia="標楷體" w:hAnsi="Arial" w:cs="Arial"/>
        </w:rPr>
        <w:t>，再現性良好。</w:t>
      </w:r>
    </w:p>
    <w:p w14:paraId="7B322C23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測試方法審查及驗證：</w:t>
      </w:r>
    </w:p>
    <w:p w14:paraId="4ED43AD7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實驗室針對新增及修訂之測試方法於導入實際測試前，透過下列良好內部的品管控制及參加</w:t>
      </w:r>
      <w:proofErr w:type="gramStart"/>
      <w:r w:rsidRPr="00665026">
        <w:rPr>
          <w:rFonts w:ascii="Arial" w:eastAsia="標楷體" w:hAnsi="Arial" w:cs="Arial"/>
        </w:rPr>
        <w:t>外部品</w:t>
      </w:r>
      <w:proofErr w:type="gramEnd"/>
      <w:r w:rsidRPr="00665026">
        <w:rPr>
          <w:rFonts w:ascii="Arial" w:eastAsia="標楷體" w:hAnsi="Arial" w:cs="Arial"/>
        </w:rPr>
        <w:t>管活動，以供管理系統確認方法執行能力。</w:t>
      </w:r>
    </w:p>
    <w:p w14:paraId="3EE23B53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標準件分析</w:t>
      </w:r>
    </w:p>
    <w:p w14:paraId="080AA43D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利用參考物質之校正。</w:t>
      </w:r>
    </w:p>
    <w:p w14:paraId="1B4B7DC5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實驗室間之比對。</w:t>
      </w:r>
    </w:p>
    <w:p w14:paraId="3A24BE97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能力機構試驗所舉辦的能力測試計畫。</w:t>
      </w:r>
    </w:p>
    <w:p w14:paraId="2EB08065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量測不確定度之評估。</w:t>
      </w:r>
    </w:p>
    <w:p w14:paraId="443A7EDA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測試方法的驗證</w:t>
      </w:r>
    </w:p>
    <w:p w14:paraId="13215B12" w14:textId="77777777" w:rsidR="00697748" w:rsidRPr="004C6A12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測試人員對經確認了的測試方法使用前進行驗證實驗，驗證過程記錄在</w:t>
      </w:r>
      <w:r w:rsidRPr="004C6A12">
        <w:rPr>
          <w:rFonts w:ascii="Arial" w:eastAsia="標楷體" w:hAnsi="Arial" w:cs="Arial"/>
        </w:rPr>
        <w:t>「方法驗證確認報告」中，交</w:t>
      </w:r>
      <w:r w:rsidR="00DA764D">
        <w:rPr>
          <w:rFonts w:ascii="Arial" w:eastAsia="標楷體" w:hAnsi="Arial" w:cs="Arial"/>
        </w:rPr>
        <w:t>實驗室負責人</w:t>
      </w:r>
      <w:r w:rsidRPr="004C6A12">
        <w:rPr>
          <w:rFonts w:ascii="Arial" w:eastAsia="標楷體" w:hAnsi="Arial" w:cs="Arial"/>
        </w:rPr>
        <w:t>審查，</w:t>
      </w:r>
      <w:r w:rsidR="00DA764D">
        <w:rPr>
          <w:rFonts w:ascii="Arial" w:eastAsia="標楷體" w:hAnsi="Arial" w:cs="Arial"/>
        </w:rPr>
        <w:t>實驗室負責人</w:t>
      </w:r>
      <w:r w:rsidRPr="004C6A12">
        <w:rPr>
          <w:rFonts w:ascii="Arial" w:eastAsia="標楷體" w:hAnsi="Arial" w:cs="Arial"/>
        </w:rPr>
        <w:t>核准。</w:t>
      </w:r>
    </w:p>
    <w:p w14:paraId="01AF8E45" w14:textId="77777777" w:rsidR="00697748" w:rsidRPr="00665026" w:rsidRDefault="00DA764D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>
        <w:rPr>
          <w:rFonts w:ascii="Arial" w:eastAsia="標楷體" w:hAnsi="Arial" w:cs="Arial"/>
        </w:rPr>
        <w:t>實驗室負責人</w:t>
      </w:r>
      <w:r w:rsidR="00697748" w:rsidRPr="004C6A12">
        <w:rPr>
          <w:rFonts w:ascii="Arial" w:eastAsia="標楷體" w:hAnsi="Arial" w:cs="Arial"/>
        </w:rPr>
        <w:t>應對測試方法每年要定期進行一次審查；審查過程記錄在「方法驗證確認報告」中。</w:t>
      </w:r>
    </w:p>
    <w:p w14:paraId="46F1A08B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lastRenderedPageBreak/>
        <w:t>測試作業指導書內容要求：</w:t>
      </w:r>
    </w:p>
    <w:p w14:paraId="3EA8C62C" w14:textId="77777777" w:rsidR="00697748" w:rsidRPr="00156A72" w:rsidRDefault="00697748" w:rsidP="004409EC">
      <w:pPr>
        <w:pStyle w:val="ad"/>
        <w:ind w:leftChars="300" w:left="72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所有的測試方法都應形成作業指導書，</w:t>
      </w:r>
      <w:r w:rsidR="00DA764D">
        <w:rPr>
          <w:rFonts w:ascii="Arial" w:eastAsia="標楷體" w:hAnsi="Arial" w:cs="Arial"/>
        </w:rPr>
        <w:t>實驗室負責人</w:t>
      </w:r>
      <w:r w:rsidRPr="00156A72">
        <w:rPr>
          <w:rFonts w:ascii="Arial" w:eastAsia="標楷體" w:hAnsi="Arial" w:cs="Arial"/>
        </w:rPr>
        <w:t>在應用前進行審查。測試人員編製作業指導書，作業指導書中應包括以下內容（當可行時）：</w:t>
      </w:r>
    </w:p>
    <w:p w14:paraId="6BC75003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測試目的；</w:t>
      </w:r>
    </w:p>
    <w:p w14:paraId="58556E9C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測試方法的原理；</w:t>
      </w:r>
    </w:p>
    <w:p w14:paraId="608149AF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性能參數</w:t>
      </w:r>
    </w:p>
    <w:p w14:paraId="5AF4B7CF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所需設備和耗材；</w:t>
      </w:r>
    </w:p>
    <w:p w14:paraId="793C55FD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程序步驟；</w:t>
      </w:r>
    </w:p>
    <w:p w14:paraId="1ABBCA4A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符合性判定；</w:t>
      </w:r>
    </w:p>
    <w:p w14:paraId="314C4AA1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其他注意事項。</w:t>
      </w:r>
    </w:p>
    <w:p w14:paraId="56D7E2D8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測試方法管理</w:t>
      </w:r>
    </w:p>
    <w:p w14:paraId="332668F0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各方法之工作指導書得引用或參考其他相關標準，如公司、國家或國際標準，惟該原始參考標準應存檔備查。</w:t>
      </w:r>
    </w:p>
    <w:p w14:paraId="63948B50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所有的測試方法都應形成作業指導書，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保證測試方法的內容完整和現行有效，並在應用前進行審查。</w:t>
      </w:r>
    </w:p>
    <w:p w14:paraId="54B16AE1" w14:textId="77777777" w:rsidR="00697748" w:rsidRPr="008C39C7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8C39C7">
        <w:rPr>
          <w:rFonts w:ascii="Arial" w:eastAsia="標楷體" w:hAnsi="Arial" w:cs="Arial"/>
        </w:rPr>
        <w:t>各項測試方法工作指導書應識別引用相關標準並列入下表內，做為查詢與管制之用。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6"/>
        <w:gridCol w:w="4025"/>
        <w:gridCol w:w="3724"/>
        <w:gridCol w:w="873"/>
      </w:tblGrid>
      <w:tr w:rsidR="000C741B" w:rsidRPr="00665026" w14:paraId="3A794DAA" w14:textId="77777777" w:rsidTr="00185AC6">
        <w:trPr>
          <w:trHeight w:val="283"/>
          <w:tblHeader/>
        </w:trPr>
        <w:tc>
          <w:tcPr>
            <w:tcW w:w="752" w:type="pct"/>
            <w:vAlign w:val="center"/>
          </w:tcPr>
          <w:p w14:paraId="355E2C61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測試名稱</w:t>
            </w:r>
          </w:p>
        </w:tc>
        <w:tc>
          <w:tcPr>
            <w:tcW w:w="1983" w:type="pct"/>
            <w:vAlign w:val="center"/>
          </w:tcPr>
          <w:p w14:paraId="78D95BA1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對應之</w:t>
            </w:r>
            <w:r w:rsidRPr="00CB46B8">
              <w:rPr>
                <w:rFonts w:eastAsia="標楷體" w:cs="Arial"/>
                <w:sz w:val="24"/>
                <w:szCs w:val="24"/>
              </w:rPr>
              <w:t>作業指導書</w:t>
            </w:r>
          </w:p>
        </w:tc>
        <w:tc>
          <w:tcPr>
            <w:tcW w:w="1835" w:type="pct"/>
            <w:vAlign w:val="center"/>
          </w:tcPr>
          <w:p w14:paraId="459D19E3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引用標準名稱或編號</w:t>
            </w:r>
            <w:r>
              <w:rPr>
                <w:rFonts w:eastAsia="標楷體" w:cs="Arial" w:hint="eastAsia"/>
                <w:sz w:val="24"/>
                <w:szCs w:val="24"/>
              </w:rPr>
              <w:t>及最新版本</w:t>
            </w:r>
          </w:p>
        </w:tc>
        <w:tc>
          <w:tcPr>
            <w:tcW w:w="430" w:type="pct"/>
            <w:vAlign w:val="center"/>
          </w:tcPr>
          <w:p w14:paraId="36F6F09B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檢討期限</w:t>
            </w:r>
          </w:p>
        </w:tc>
      </w:tr>
      <w:tr w:rsidR="000C741B" w:rsidRPr="00665026" w14:paraId="7B79930E" w14:textId="77777777" w:rsidTr="00185AC6">
        <w:trPr>
          <w:trHeight w:val="454"/>
        </w:trPr>
        <w:tc>
          <w:tcPr>
            <w:tcW w:w="752" w:type="pct"/>
          </w:tcPr>
          <w:p w14:paraId="5AA5470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高溫高濕測試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11A3A4D4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(D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4DF70A18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 w:rsidRPr="000E271F">
              <w:rPr>
                <w:rFonts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(E,H,I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194B1396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(Q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03B254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_HITACHI_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(T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812E393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60068_ENV_High Temperature High Humidity Operation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7B147C1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60068_ENV_High Temperature High Humidity Storage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71AB0A5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317594">
              <w:rPr>
                <w:rFonts w:cs="Arial"/>
                <w:sz w:val="24"/>
                <w:szCs w:val="28"/>
              </w:rPr>
              <w:t>IEC 61850_ENV_Damp Heat Steady State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5F79BC3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071F37F3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 60068-2-78</w:t>
            </w:r>
            <w:r w:rsidRPr="00DC6986">
              <w:rPr>
                <w:rFonts w:eastAsia="標楷體" w:cs="Arial" w:hint="eastAsia"/>
                <w:sz w:val="24"/>
                <w:szCs w:val="24"/>
              </w:rPr>
              <w:t>:2</w:t>
            </w:r>
            <w:r w:rsidRPr="00DC6986">
              <w:rPr>
                <w:rFonts w:eastAsia="標楷體" w:cs="Arial"/>
                <w:sz w:val="24"/>
                <w:szCs w:val="24"/>
              </w:rPr>
              <w:t>012</w:t>
            </w:r>
          </w:p>
          <w:p w14:paraId="53B209EB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IEC-61850-3 Ed2.0</w:t>
            </w:r>
          </w:p>
        </w:tc>
        <w:tc>
          <w:tcPr>
            <w:tcW w:w="430" w:type="pct"/>
            <w:vAlign w:val="center"/>
          </w:tcPr>
          <w:p w14:paraId="70334F64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0C741B" w:rsidRPr="00665026" w14:paraId="4FE6E9C3" w14:textId="77777777" w:rsidTr="00185AC6">
        <w:trPr>
          <w:trHeight w:val="454"/>
        </w:trPr>
        <w:tc>
          <w:tcPr>
            <w:tcW w:w="752" w:type="pct"/>
          </w:tcPr>
          <w:p w14:paraId="020B774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高溫測試</w:t>
            </w:r>
          </w:p>
        </w:tc>
        <w:tc>
          <w:tcPr>
            <w:tcW w:w="1983" w:type="pct"/>
          </w:tcPr>
          <w:p w14:paraId="0CEC7827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(D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6CA25F7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</w:t>
            </w:r>
            <w:r w:rsidR="000C741B" w:rsidRPr="00CB46B8">
              <w:rPr>
                <w:rFonts w:cs="Arial"/>
                <w:sz w:val="24"/>
                <w:szCs w:val="28"/>
              </w:rPr>
              <w:lastRenderedPageBreak/>
              <w:t>導書</w:t>
            </w:r>
            <w:r w:rsidR="000C741B" w:rsidRPr="00CB46B8">
              <w:rPr>
                <w:rFonts w:cs="Arial"/>
                <w:sz w:val="24"/>
                <w:szCs w:val="28"/>
              </w:rPr>
              <w:t>(E,H,I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41F7598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(Q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5EF4951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_HITACHI_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(T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7DCA76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60068_ENV_High Temperature Operation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70FFC4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60945_ENV_Dry heat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B4F11FA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EN 50155_ENV_Dry Heat Thermal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3719543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61850_ENV_Dry Heat Test Operational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4778057A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317594">
              <w:rPr>
                <w:rFonts w:cs="Arial"/>
                <w:sz w:val="24"/>
                <w:szCs w:val="28"/>
              </w:rPr>
              <w:t>IEC 61850_ENV_Dry Heat Test Maximum Storage Temperature</w:t>
            </w:r>
            <w:r w:rsidR="0046523E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27706DD" w14:textId="77777777" w:rsidR="000C741B" w:rsidRPr="00CB46B8" w:rsidRDefault="000C741B" w:rsidP="004409EC">
            <w:pPr>
              <w:pStyle w:val="11"/>
              <w:snapToGrid/>
              <w:spacing w:line="240" w:lineRule="auto"/>
              <w:ind w:left="425" w:right="0"/>
              <w:jc w:val="left"/>
              <w:rPr>
                <w:rFonts w:cs="Arial" w:hint="eastAsia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0B4F3B8F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lastRenderedPageBreak/>
              <w:t xml:space="preserve">IEC 60068-2-2:2007 </w:t>
            </w:r>
          </w:p>
          <w:p w14:paraId="79AC864E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 60945:2002</w:t>
            </w:r>
          </w:p>
          <w:p w14:paraId="6AA968BA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0023944C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6FFCCA39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0C741B" w:rsidRPr="00665026" w14:paraId="5E79575E" w14:textId="77777777" w:rsidTr="00185AC6">
        <w:trPr>
          <w:trHeight w:val="454"/>
        </w:trPr>
        <w:tc>
          <w:tcPr>
            <w:tcW w:w="752" w:type="pct"/>
          </w:tcPr>
          <w:p w14:paraId="68A2CC35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低溫測試</w:t>
            </w:r>
          </w:p>
        </w:tc>
        <w:tc>
          <w:tcPr>
            <w:tcW w:w="1983" w:type="pct"/>
          </w:tcPr>
          <w:p w14:paraId="4880FC73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(D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17619089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(E,H,I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14F2998F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(Q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9F9C8DC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_HITACHI_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(T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E9B6575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60068_ENV_Low Temperature Power ON_OFF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A90028F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60068_ENV_Low Temperature Storage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1BF059C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60945_ENV_Cold Test</w:t>
            </w:r>
          </w:p>
          <w:p w14:paraId="08470D76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EN 50155_ENV_Low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  <w:r w:rsidR="000C741B" w:rsidRPr="00CB46B8">
              <w:rPr>
                <w:rFonts w:cs="Arial"/>
                <w:sz w:val="24"/>
                <w:szCs w:val="28"/>
              </w:rPr>
              <w:t xml:space="preserve"> Temperature Start-up Test</w:t>
            </w:r>
          </w:p>
          <w:p w14:paraId="28DC2EE7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61850_ENV_Cold Test Operational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2000EE4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9B1FDB">
              <w:rPr>
                <w:rFonts w:cs="Arial"/>
                <w:sz w:val="24"/>
                <w:szCs w:val="28"/>
              </w:rPr>
              <w:t>IEC 61850_ENV_Cold Test Minimum Storage Temperature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747F26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1E2C493E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60068-2-1</w:t>
            </w:r>
            <w:r>
              <w:rPr>
                <w:rFonts w:eastAsia="標楷體" w:cs="Arial"/>
                <w:sz w:val="24"/>
                <w:szCs w:val="24"/>
              </w:rPr>
              <w:t>: 2007</w:t>
            </w:r>
          </w:p>
          <w:p w14:paraId="24029CE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60945</w:t>
            </w:r>
            <w:r>
              <w:rPr>
                <w:rFonts w:eastAsia="標楷體" w:cs="Arial"/>
                <w:sz w:val="24"/>
                <w:szCs w:val="24"/>
              </w:rPr>
              <w:t>:2002</w:t>
            </w:r>
          </w:p>
          <w:p w14:paraId="134AFBEE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3EAF860B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6EB630C1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0C741B" w:rsidRPr="00665026" w14:paraId="42B10DD9" w14:textId="77777777" w:rsidTr="00185AC6">
        <w:trPr>
          <w:trHeight w:val="454"/>
        </w:trPr>
        <w:tc>
          <w:tcPr>
            <w:tcW w:w="752" w:type="pct"/>
          </w:tcPr>
          <w:p w14:paraId="7019A9B5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bookmarkStart w:id="25" w:name="_Hlk112310646"/>
            <w:r w:rsidRPr="00CB46B8">
              <w:rPr>
                <w:rFonts w:eastAsia="標楷體" w:cs="Arial"/>
                <w:sz w:val="24"/>
                <w:szCs w:val="28"/>
              </w:rPr>
              <w:t>溫度循環測試</w:t>
            </w:r>
          </w:p>
        </w:tc>
        <w:tc>
          <w:tcPr>
            <w:tcW w:w="1983" w:type="pct"/>
          </w:tcPr>
          <w:p w14:paraId="2390688F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(D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6080DB0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</w:t>
            </w:r>
            <w:r w:rsidR="000C741B" w:rsidRPr="00CB46B8">
              <w:rPr>
                <w:rFonts w:cs="Arial"/>
                <w:sz w:val="24"/>
                <w:szCs w:val="28"/>
              </w:rPr>
              <w:lastRenderedPageBreak/>
              <w:t>導書</w:t>
            </w:r>
            <w:r w:rsidR="000C741B" w:rsidRPr="00CB46B8">
              <w:rPr>
                <w:rFonts w:cs="Arial"/>
                <w:sz w:val="24"/>
                <w:szCs w:val="28"/>
              </w:rPr>
              <w:t>(E,H,I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E020DA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(Q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1FD37FB0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_HITACHI_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(T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FD6549D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60068_ENV_Temperature Cycle Operation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C78BE10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9B1FDB">
              <w:rPr>
                <w:rFonts w:cs="Arial"/>
                <w:sz w:val="24"/>
                <w:szCs w:val="28"/>
              </w:rPr>
              <w:t>IEC 61850_ENV_Change of Temperature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F203A0A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025F5D64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lastRenderedPageBreak/>
              <w:t>IEC 60068-2-14</w:t>
            </w:r>
            <w:r>
              <w:rPr>
                <w:rFonts w:eastAsia="標楷體" w:cs="Arial"/>
                <w:sz w:val="24"/>
                <w:szCs w:val="24"/>
              </w:rPr>
              <w:t>:2009</w:t>
            </w:r>
          </w:p>
          <w:p w14:paraId="1F8E6AF2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35A98070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bookmarkEnd w:id="25"/>
      <w:tr w:rsidR="000C741B" w:rsidRPr="00665026" w14:paraId="779D17CA" w14:textId="77777777" w:rsidTr="00185AC6">
        <w:trPr>
          <w:trHeight w:val="454"/>
        </w:trPr>
        <w:tc>
          <w:tcPr>
            <w:tcW w:w="752" w:type="pct"/>
          </w:tcPr>
          <w:p w14:paraId="1D6D0A69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濕度循環測試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7B352A0B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(D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419AE846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(E,H,I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ECD9E11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_KSON_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(Q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135EDCE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恆溫</w:t>
            </w:r>
            <w:proofErr w:type="gramStart"/>
            <w:r w:rsidR="000C741B" w:rsidRPr="00CB46B8">
              <w:rPr>
                <w:rFonts w:cs="Arial"/>
                <w:sz w:val="24"/>
                <w:szCs w:val="28"/>
              </w:rPr>
              <w:t>恆濕機</w:t>
            </w:r>
            <w:proofErr w:type="gramEnd"/>
            <w:r w:rsidR="000C741B" w:rsidRPr="00CB46B8">
              <w:rPr>
                <w:rFonts w:cs="Arial"/>
                <w:sz w:val="24"/>
                <w:szCs w:val="28"/>
              </w:rPr>
              <w:t>_HITACHI_</w:t>
            </w:r>
            <w:r w:rsidR="000C741B" w:rsidRPr="00CB46B8">
              <w:rPr>
                <w:rFonts w:cs="Arial"/>
                <w:sz w:val="24"/>
                <w:szCs w:val="28"/>
              </w:rPr>
              <w:t>操作指導書</w:t>
            </w:r>
            <w:r w:rsidR="000C741B" w:rsidRPr="00CB46B8">
              <w:rPr>
                <w:rFonts w:cs="Arial"/>
                <w:sz w:val="24"/>
                <w:szCs w:val="28"/>
              </w:rPr>
              <w:t>(T Chamber)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CF0ECF2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60945_ENV_Damp heat Test</w:t>
            </w:r>
          </w:p>
          <w:p w14:paraId="71BEFC71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011DF4">
              <w:rPr>
                <w:rFonts w:cs="Arial"/>
                <w:sz w:val="24"/>
                <w:szCs w:val="28"/>
              </w:rPr>
              <w:t>EN 50155_ENV_Cyclic Damp Heat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46E7770F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38CF459A" w14:textId="77777777" w:rsidR="000C741B" w:rsidRPr="006451AD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 60945</w:t>
            </w:r>
            <w:r>
              <w:rPr>
                <w:rFonts w:eastAsia="標楷體" w:cs="Arial"/>
                <w:sz w:val="24"/>
                <w:szCs w:val="24"/>
              </w:rPr>
              <w:t>:2002</w:t>
            </w:r>
          </w:p>
          <w:p w14:paraId="02AE05E8" w14:textId="77777777" w:rsidR="000C741B" w:rsidRPr="006451AD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69254A67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56A4494E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417F4540" w14:textId="77777777" w:rsidTr="00185AC6">
        <w:trPr>
          <w:trHeight w:val="454"/>
        </w:trPr>
        <w:tc>
          <w:tcPr>
            <w:tcW w:w="752" w:type="pct"/>
          </w:tcPr>
          <w:p w14:paraId="60A69425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正弦振動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718E41B4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 w:hint="eastAsia"/>
                <w:sz w:val="24"/>
                <w:szCs w:val="28"/>
              </w:rPr>
              <w:t>KDI_600KGF</w:t>
            </w:r>
            <w:r w:rsidRPr="009F4675">
              <w:rPr>
                <w:rFonts w:cs="Arial" w:hint="eastAsia"/>
                <w:sz w:val="24"/>
                <w:szCs w:val="28"/>
              </w:rPr>
              <w:t>振動機操作作業手冊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97B96AA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 w:hint="eastAsia"/>
                <w:sz w:val="24"/>
                <w:szCs w:val="28"/>
              </w:rPr>
              <w:t>KDI_1000KGF</w:t>
            </w:r>
            <w:r w:rsidRPr="009F4675">
              <w:rPr>
                <w:rFonts w:cs="Arial" w:hint="eastAsia"/>
                <w:sz w:val="24"/>
                <w:szCs w:val="28"/>
              </w:rPr>
              <w:t>振動機操作作業手冊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154FF6C4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60068_ME_Endurance(Sine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7BA6C2F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2C1E74">
              <w:rPr>
                <w:rFonts w:cs="Arial"/>
                <w:sz w:val="24"/>
                <w:szCs w:val="28"/>
              </w:rPr>
              <w:t>ISTA 1A_ME_Package Vib Test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5D51CA5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60945_ME_Vibration(Sine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BB8AA0D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61850_ME_Vibration resonance Test(Sine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66092D5" w14:textId="77777777" w:rsidR="008F627F" w:rsidRP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61850_ME_Vibration endurance Test_(Sine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1EDD49D" w14:textId="77777777" w:rsidR="008F627F" w:rsidRPr="008F627F" w:rsidDel="00E56532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del w:id="26" w:author="Preston CH Li (李政雄)" w:date="2023-07-26T16:00:00Z"/>
                <w:rFonts w:cs="Arial"/>
                <w:sz w:val="24"/>
                <w:szCs w:val="28"/>
              </w:rPr>
            </w:pPr>
            <w:del w:id="27" w:author="Preston CH Li (李政雄)" w:date="2023-07-26T16:00:00Z">
              <w:r w:rsidRPr="008F627F" w:rsidDel="00E56532">
                <w:rPr>
                  <w:rFonts w:cs="Arial" w:hint="eastAsia"/>
                  <w:sz w:val="24"/>
                  <w:szCs w:val="28"/>
                </w:rPr>
                <w:delText>「</w:delText>
              </w:r>
              <w:r w:rsidRPr="008F627F" w:rsidDel="00E56532">
                <w:rPr>
                  <w:rFonts w:cs="Arial" w:hint="eastAsia"/>
                  <w:sz w:val="24"/>
                  <w:szCs w:val="28"/>
                </w:rPr>
                <w:delText xml:space="preserve">IEC 60068_ME_Search(Sine Vib) </w:delText>
              </w:r>
              <w:r w:rsidRPr="008F627F" w:rsidDel="00E56532">
                <w:rPr>
                  <w:rFonts w:cs="Arial" w:hint="eastAsia"/>
                  <w:sz w:val="24"/>
                  <w:szCs w:val="28"/>
                </w:rPr>
                <w:delText>」</w:delText>
              </w:r>
            </w:del>
          </w:p>
          <w:p w14:paraId="2C025FB5" w14:textId="77777777" w:rsidR="008F627F" w:rsidRPr="008F627F" w:rsidRDefault="008F627F" w:rsidP="00E56532">
            <w:pPr>
              <w:pStyle w:val="11"/>
              <w:snapToGrid/>
              <w:spacing w:line="240" w:lineRule="auto"/>
              <w:ind w:left="0" w:right="0"/>
              <w:jc w:val="left"/>
              <w:rPr>
                <w:rFonts w:cs="Arial" w:hint="eastAsia"/>
                <w:sz w:val="24"/>
                <w:szCs w:val="24"/>
                <w:highlight w:val="yellow"/>
              </w:rPr>
              <w:pPrChange w:id="28" w:author="Preston CH Li (李政雄)" w:date="2023-07-26T16:00:00Z">
                <w:pPr>
                  <w:pStyle w:val="a4"/>
                  <w:tabs>
                    <w:tab w:val="right" w:pos="8160"/>
                  </w:tabs>
                  <w:jc w:val="left"/>
                  <w:textAlignment w:val="center"/>
                </w:pPr>
              </w:pPrChange>
            </w:pPr>
          </w:p>
        </w:tc>
        <w:tc>
          <w:tcPr>
            <w:tcW w:w="1835" w:type="pct"/>
            <w:vAlign w:val="center"/>
          </w:tcPr>
          <w:p w14:paraId="721E5FF8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</w:t>
            </w:r>
            <w:r w:rsidRPr="00523DD4">
              <w:rPr>
                <w:rFonts w:eastAsia="標楷體" w:cs="Arial"/>
                <w:sz w:val="24"/>
                <w:szCs w:val="24"/>
              </w:rPr>
              <w:t xml:space="preserve">EC 60068-2-6:2007 </w:t>
            </w:r>
          </w:p>
          <w:p w14:paraId="1254964C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4"/>
              </w:rPr>
              <w:t>IEC 60945:2002</w:t>
            </w:r>
          </w:p>
          <w:p w14:paraId="521695FC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4"/>
              </w:rPr>
              <w:t xml:space="preserve">IEC 61850-3 Ed2 </w:t>
            </w:r>
          </w:p>
          <w:p w14:paraId="4784BD1D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4"/>
              </w:rPr>
              <w:t>IEC 60255-21-1:1988</w:t>
            </w:r>
          </w:p>
          <w:p w14:paraId="4A57CFD6" w14:textId="77777777" w:rsidR="008F627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 w:hint="eastAsia"/>
                <w:sz w:val="24"/>
                <w:szCs w:val="24"/>
              </w:rPr>
              <w:t>ISTA 1</w:t>
            </w:r>
            <w:r w:rsidRPr="00523DD4">
              <w:rPr>
                <w:rFonts w:eastAsia="標楷體" w:cs="Arial"/>
                <w:sz w:val="24"/>
                <w:szCs w:val="24"/>
              </w:rPr>
              <w:t>A 2014</w:t>
            </w:r>
          </w:p>
          <w:p w14:paraId="25CD1777" w14:textId="77777777" w:rsidR="007F7452" w:rsidRPr="00CB46B8" w:rsidRDefault="007F7452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7F7452">
              <w:rPr>
                <w:rFonts w:eastAsia="標楷體" w:cs="Arial"/>
                <w:sz w:val="24"/>
                <w:szCs w:val="24"/>
              </w:rPr>
              <w:t>ASTM D999-08(2015)</w:t>
            </w:r>
          </w:p>
        </w:tc>
        <w:tc>
          <w:tcPr>
            <w:tcW w:w="430" w:type="pct"/>
            <w:vAlign w:val="center"/>
          </w:tcPr>
          <w:p w14:paraId="4809F816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02C7B775" w14:textId="77777777" w:rsidTr="00185AC6">
        <w:trPr>
          <w:trHeight w:val="454"/>
        </w:trPr>
        <w:tc>
          <w:tcPr>
            <w:tcW w:w="752" w:type="pct"/>
          </w:tcPr>
          <w:p w14:paraId="4A90793F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8"/>
              </w:rPr>
            </w:pPr>
            <w:r w:rsidRPr="005E5B93">
              <w:rPr>
                <w:rFonts w:eastAsia="標楷體" w:cs="Arial" w:hint="eastAsia"/>
                <w:sz w:val="24"/>
                <w:szCs w:val="28"/>
              </w:rPr>
              <w:t>隨機振動</w:t>
            </w:r>
          </w:p>
        </w:tc>
        <w:tc>
          <w:tcPr>
            <w:tcW w:w="1983" w:type="pct"/>
          </w:tcPr>
          <w:p w14:paraId="23884D4A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 w:hint="eastAsia"/>
                <w:sz w:val="24"/>
                <w:szCs w:val="28"/>
              </w:rPr>
              <w:t>KDI_600KGF</w:t>
            </w:r>
            <w:r w:rsidRPr="009F4675">
              <w:rPr>
                <w:rFonts w:cs="Arial" w:hint="eastAsia"/>
                <w:sz w:val="24"/>
                <w:szCs w:val="28"/>
              </w:rPr>
              <w:t>振動機操作作業手冊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F09DCD6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lastRenderedPageBreak/>
              <w:t>「</w:t>
            </w:r>
            <w:r w:rsidRPr="009F4675">
              <w:rPr>
                <w:rFonts w:cs="Arial" w:hint="eastAsia"/>
                <w:sz w:val="24"/>
                <w:szCs w:val="28"/>
              </w:rPr>
              <w:t>KDI_1000KGF</w:t>
            </w:r>
            <w:r w:rsidRPr="009F4675">
              <w:rPr>
                <w:rFonts w:cs="Arial" w:hint="eastAsia"/>
                <w:sz w:val="24"/>
                <w:szCs w:val="28"/>
              </w:rPr>
              <w:t>振動機操作作業手冊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869C61F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60068_ME_Package Vibration 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CE27EF0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60068_ME_Random 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82C7169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EN 50155_ME_LongLife</w:t>
            </w:r>
            <w:r>
              <w:rPr>
                <w:rFonts w:cs="Arial" w:hint="eastAsia"/>
                <w:sz w:val="24"/>
                <w:szCs w:val="28"/>
              </w:rPr>
              <w:t xml:space="preserve"> </w:t>
            </w:r>
            <w:r w:rsidRPr="009F4675">
              <w:rPr>
                <w:rFonts w:cs="Arial"/>
                <w:sz w:val="24"/>
                <w:szCs w:val="28"/>
              </w:rPr>
              <w:t>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C07BA24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EN 50155_ME_Functional 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</w:tc>
        <w:tc>
          <w:tcPr>
            <w:tcW w:w="1835" w:type="pct"/>
            <w:vAlign w:val="center"/>
          </w:tcPr>
          <w:p w14:paraId="1F7CA742" w14:textId="77777777" w:rsidR="008F627F" w:rsidRPr="000C741B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/>
                <w:sz w:val="24"/>
                <w:szCs w:val="24"/>
              </w:rPr>
            </w:pPr>
            <w:r w:rsidRPr="000C741B">
              <w:rPr>
                <w:rFonts w:eastAsia="標楷體"/>
                <w:sz w:val="24"/>
                <w:szCs w:val="24"/>
              </w:rPr>
              <w:lastRenderedPageBreak/>
              <w:t>IEC 60068</w:t>
            </w:r>
            <w:r w:rsidRPr="000C741B">
              <w:rPr>
                <w:rFonts w:eastAsia="標楷體" w:hint="eastAsia"/>
                <w:sz w:val="24"/>
                <w:szCs w:val="24"/>
              </w:rPr>
              <w:t>-</w:t>
            </w:r>
            <w:r w:rsidRPr="000C741B">
              <w:rPr>
                <w:rFonts w:eastAsia="標楷體"/>
                <w:sz w:val="24"/>
                <w:szCs w:val="24"/>
              </w:rPr>
              <w:t>2-64</w:t>
            </w:r>
            <w:r w:rsidRPr="000C741B">
              <w:rPr>
                <w:rFonts w:eastAsia="標楷體" w:hint="eastAsia"/>
                <w:sz w:val="24"/>
                <w:szCs w:val="24"/>
              </w:rPr>
              <w:t>:</w:t>
            </w:r>
            <w:r w:rsidRPr="000C741B">
              <w:rPr>
                <w:rFonts w:eastAsia="標楷體"/>
                <w:sz w:val="24"/>
                <w:szCs w:val="24"/>
              </w:rPr>
              <w:t>2008</w:t>
            </w:r>
          </w:p>
          <w:p w14:paraId="0C2960F4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0C741B">
              <w:rPr>
                <w:rFonts w:eastAsia="標楷體"/>
                <w:sz w:val="24"/>
                <w:szCs w:val="24"/>
              </w:rPr>
              <w:t>EN 50155:2017</w:t>
            </w:r>
          </w:p>
        </w:tc>
        <w:tc>
          <w:tcPr>
            <w:tcW w:w="430" w:type="pct"/>
            <w:vAlign w:val="center"/>
          </w:tcPr>
          <w:p w14:paraId="2A79192E" w14:textId="77777777" w:rsidR="008F627F" w:rsidRPr="00067863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 w:hint="eastAsia"/>
                <w:sz w:val="24"/>
                <w:szCs w:val="24"/>
              </w:rPr>
            </w:pPr>
            <w:r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58450B3B" w14:textId="77777777" w:rsidTr="00185AC6">
        <w:trPr>
          <w:trHeight w:val="454"/>
        </w:trPr>
        <w:tc>
          <w:tcPr>
            <w:tcW w:w="752" w:type="pct"/>
          </w:tcPr>
          <w:p w14:paraId="42D5AA64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bookmarkStart w:id="29" w:name="_Hlk112311200"/>
            <w:proofErr w:type="gramStart"/>
            <w:r w:rsidRPr="00CB46B8">
              <w:rPr>
                <w:rFonts w:eastAsia="標楷體" w:cs="Arial"/>
                <w:sz w:val="24"/>
                <w:szCs w:val="28"/>
              </w:rPr>
              <w:t>半弦波</w:t>
            </w:r>
            <w:proofErr w:type="gramEnd"/>
            <w:r w:rsidRPr="00CB46B8">
              <w:rPr>
                <w:rFonts w:eastAsia="標楷體" w:cs="Arial"/>
                <w:sz w:val="24"/>
                <w:szCs w:val="28"/>
              </w:rPr>
              <w:t>衝擊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19F6A296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KDI_600KGF</w:t>
            </w:r>
            <w:r w:rsidRPr="00CB46B8">
              <w:rPr>
                <w:rFonts w:cs="Arial"/>
                <w:sz w:val="24"/>
                <w:szCs w:val="28"/>
              </w:rPr>
              <w:t>振動機操作作業手冊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5C82052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KDI_1000KGF</w:t>
            </w:r>
            <w:r w:rsidRPr="00CB46B8">
              <w:rPr>
                <w:rFonts w:cs="Arial"/>
                <w:sz w:val="24"/>
                <w:szCs w:val="28"/>
              </w:rPr>
              <w:t>振動機操作作業手冊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98CBCBD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IEC 60068_ME_Shock Test(Half sine)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7731550E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EN 50155_ME_Shock Testing(Half sine)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A98F558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IEC 61850_ME_Shock response Test(Half sine)</w:t>
            </w:r>
            <w:r>
              <w:rPr>
                <w:rFonts w:ascii="標楷體" w:hAnsi="標楷體" w:cs="Arial" w:hint="eastAsia"/>
                <w:sz w:val="24"/>
                <w:szCs w:val="28"/>
              </w:rPr>
              <w:t xml:space="preserve">」 </w:t>
            </w:r>
          </w:p>
          <w:p w14:paraId="1909032B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317594">
              <w:rPr>
                <w:rFonts w:cs="Arial"/>
                <w:sz w:val="24"/>
                <w:szCs w:val="28"/>
              </w:rPr>
              <w:t xml:space="preserve">IEC 61850_ME_Shock </w:t>
            </w:r>
            <w:proofErr w:type="spellStart"/>
            <w:r w:rsidRPr="00317594">
              <w:rPr>
                <w:rFonts w:cs="Arial"/>
                <w:sz w:val="24"/>
                <w:szCs w:val="28"/>
              </w:rPr>
              <w:t>WithStand</w:t>
            </w:r>
            <w:proofErr w:type="spellEnd"/>
            <w:r w:rsidRPr="00317594">
              <w:rPr>
                <w:rFonts w:cs="Arial"/>
                <w:sz w:val="24"/>
                <w:szCs w:val="28"/>
              </w:rPr>
              <w:t xml:space="preserve"> Test(Half sine)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9CB4611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564BAB8D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</w:t>
            </w:r>
            <w:r>
              <w:rPr>
                <w:rFonts w:eastAsia="標楷體" w:cs="Arial" w:hint="eastAsia"/>
                <w:sz w:val="24"/>
                <w:szCs w:val="24"/>
              </w:rPr>
              <w:t xml:space="preserve"> </w:t>
            </w:r>
            <w:r w:rsidRPr="006451AD">
              <w:rPr>
                <w:rFonts w:eastAsia="標楷體" w:cs="Arial"/>
                <w:sz w:val="24"/>
                <w:szCs w:val="24"/>
              </w:rPr>
              <w:t>60068-2-27</w:t>
            </w:r>
            <w:r>
              <w:rPr>
                <w:rFonts w:eastAsia="標楷體" w:cs="Arial"/>
                <w:sz w:val="24"/>
                <w:szCs w:val="24"/>
              </w:rPr>
              <w:t>:2008</w:t>
            </w:r>
          </w:p>
          <w:p w14:paraId="300134F6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39599B0F" w14:textId="77777777" w:rsidR="008F627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IEC-61850-3 Ed2</w:t>
            </w:r>
          </w:p>
          <w:p w14:paraId="3D9E522F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237BDD">
              <w:rPr>
                <w:rFonts w:eastAsia="標楷體" w:cs="Arial"/>
                <w:sz w:val="24"/>
                <w:szCs w:val="24"/>
              </w:rPr>
              <w:t>IEC 60255-21-</w:t>
            </w:r>
            <w:r>
              <w:rPr>
                <w:rFonts w:eastAsia="標楷體" w:cs="Arial"/>
                <w:sz w:val="24"/>
                <w:szCs w:val="24"/>
              </w:rPr>
              <w:t>2</w:t>
            </w:r>
            <w:r w:rsidRPr="00237BDD">
              <w:rPr>
                <w:rFonts w:eastAsia="標楷體" w:cs="Arial"/>
                <w:sz w:val="24"/>
                <w:szCs w:val="24"/>
              </w:rPr>
              <w:t>:1988</w:t>
            </w:r>
          </w:p>
        </w:tc>
        <w:tc>
          <w:tcPr>
            <w:tcW w:w="430" w:type="pct"/>
            <w:vAlign w:val="center"/>
          </w:tcPr>
          <w:p w14:paraId="7DC3B6B4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bookmarkEnd w:id="29"/>
      <w:tr w:rsidR="008F627F" w:rsidRPr="00665026" w14:paraId="4C4A9E09" w14:textId="77777777" w:rsidTr="00185AC6">
        <w:trPr>
          <w:trHeight w:val="454"/>
        </w:trPr>
        <w:tc>
          <w:tcPr>
            <w:tcW w:w="752" w:type="pct"/>
          </w:tcPr>
          <w:p w14:paraId="6BCCA960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落下測試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258ACB00" w14:textId="77777777" w:rsidR="008F627F" w:rsidRPr="00523DD4" w:rsidRDefault="008F627F" w:rsidP="008F627F">
            <w:pPr>
              <w:pStyle w:val="11"/>
              <w:numPr>
                <w:ilvl w:val="0"/>
                <w:numId w:val="49"/>
              </w:numPr>
              <w:rPr>
                <w:rFonts w:cs="Arial"/>
                <w:sz w:val="24"/>
                <w:szCs w:val="28"/>
              </w:rPr>
            </w:pPr>
            <w:r w:rsidRPr="00523DD4">
              <w:rPr>
                <w:rFonts w:cs="Arial"/>
                <w:sz w:val="24"/>
                <w:szCs w:val="28"/>
              </w:rPr>
              <w:t>「</w:t>
            </w:r>
            <w:r w:rsidRPr="00523DD4">
              <w:rPr>
                <w:rFonts w:cs="Arial"/>
                <w:sz w:val="24"/>
                <w:szCs w:val="28"/>
              </w:rPr>
              <w:t>KD-128</w:t>
            </w:r>
            <w:r w:rsidRPr="00523DD4">
              <w:rPr>
                <w:rFonts w:cs="Arial"/>
                <w:sz w:val="24"/>
                <w:szCs w:val="28"/>
              </w:rPr>
              <w:t>落下機操作作業手冊」</w:t>
            </w:r>
          </w:p>
          <w:p w14:paraId="589A940B" w14:textId="77777777" w:rsidR="008F627F" w:rsidRPr="00523DD4" w:rsidRDefault="008F627F" w:rsidP="008F627F">
            <w:pPr>
              <w:pStyle w:val="a4"/>
              <w:numPr>
                <w:ilvl w:val="0"/>
                <w:numId w:val="49"/>
              </w:numPr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8"/>
              </w:rPr>
              <w:t>「</w:t>
            </w:r>
            <w:r w:rsidRPr="00523DD4">
              <w:rPr>
                <w:rFonts w:eastAsia="標楷體" w:cs="Arial"/>
                <w:sz w:val="24"/>
                <w:szCs w:val="28"/>
              </w:rPr>
              <w:t>ISTA 1A_ME_Package Drop Test</w:t>
            </w:r>
            <w:r w:rsidRPr="00523DD4">
              <w:rPr>
                <w:rFonts w:eastAsia="標楷體" w:cs="Arial"/>
                <w:sz w:val="24"/>
                <w:szCs w:val="28"/>
              </w:rPr>
              <w:t>」</w:t>
            </w:r>
          </w:p>
          <w:p w14:paraId="3D2E4A0E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ind w:left="425"/>
              <w:jc w:val="left"/>
              <w:textAlignment w:val="center"/>
              <w:rPr>
                <w:rFonts w:eastAsia="標楷體" w:cs="Arial" w:hint="eastAsia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33DBCFAE" w14:textId="77777777" w:rsidR="008F627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>
              <w:rPr>
                <w:rFonts w:eastAsia="標楷體" w:cs="Arial" w:hint="eastAsia"/>
                <w:sz w:val="24"/>
                <w:szCs w:val="24"/>
              </w:rPr>
              <w:t>I</w:t>
            </w:r>
            <w:r>
              <w:rPr>
                <w:rFonts w:eastAsia="標楷體" w:cs="Arial"/>
                <w:sz w:val="24"/>
                <w:szCs w:val="24"/>
              </w:rPr>
              <w:t>STA 1A 2014</w:t>
            </w:r>
          </w:p>
          <w:p w14:paraId="12BB22D3" w14:textId="77777777" w:rsidR="007F7452" w:rsidRPr="006451AD" w:rsidRDefault="007F7452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7F7452">
              <w:rPr>
                <w:rFonts w:eastAsia="標楷體" w:cs="Arial"/>
                <w:sz w:val="24"/>
                <w:szCs w:val="24"/>
              </w:rPr>
              <w:t>ASTM D5276-19</w:t>
            </w:r>
          </w:p>
        </w:tc>
        <w:tc>
          <w:tcPr>
            <w:tcW w:w="430" w:type="pct"/>
            <w:vAlign w:val="center"/>
          </w:tcPr>
          <w:p w14:paraId="3033BF9C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03CDED4A" w14:textId="77777777" w:rsidTr="00185AC6">
        <w:trPr>
          <w:trHeight w:val="454"/>
        </w:trPr>
        <w:tc>
          <w:tcPr>
            <w:tcW w:w="752" w:type="pct"/>
          </w:tcPr>
          <w:p w14:paraId="659D9B5B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proofErr w:type="gramStart"/>
            <w:r w:rsidRPr="00CB46B8">
              <w:rPr>
                <w:rFonts w:eastAsia="標楷體" w:cs="Arial"/>
                <w:sz w:val="24"/>
                <w:szCs w:val="28"/>
              </w:rPr>
              <w:t>鹽霧測試</w:t>
            </w:r>
            <w:proofErr w:type="gramEnd"/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6A5DD4F6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TMJ</w:t>
            </w:r>
            <w:r w:rsidRPr="00CB46B8">
              <w:rPr>
                <w:rFonts w:cs="Arial"/>
                <w:sz w:val="24"/>
                <w:szCs w:val="28"/>
              </w:rPr>
              <w:t>特大型鹽水噴霧試驗機操作作業手冊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2CBFD894" w14:textId="77777777" w:rsidR="008F627F" w:rsidRPr="004A159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EN 50155_ME_Salt mist test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6E47F3B" w14:textId="77777777" w:rsidR="008F627F" w:rsidRPr="004A159F" w:rsidDel="00E56532" w:rsidRDefault="004A159F" w:rsidP="004A159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del w:id="30" w:author="Preston CH Li (李政雄)" w:date="2023-07-26T16:01:00Z"/>
                <w:rFonts w:cs="Arial"/>
                <w:sz w:val="24"/>
                <w:szCs w:val="28"/>
              </w:rPr>
            </w:pPr>
            <w:del w:id="31" w:author="Preston CH Li (李政雄)" w:date="2023-07-26T16:01:00Z">
              <w:r w:rsidDel="00E56532">
                <w:rPr>
                  <w:rFonts w:ascii="標楷體" w:hAnsi="標楷體" w:cs="Arial" w:hint="eastAsia"/>
                  <w:sz w:val="24"/>
                  <w:szCs w:val="28"/>
                </w:rPr>
                <w:delText>「</w:delText>
              </w:r>
              <w:r w:rsidDel="00E56532">
                <w:rPr>
                  <w:rFonts w:cs="Arial"/>
                  <w:sz w:val="24"/>
                  <w:szCs w:val="28"/>
                </w:rPr>
                <w:delText xml:space="preserve">IEC </w:delText>
              </w:r>
              <w:r w:rsidDel="00E56532">
                <w:rPr>
                  <w:rFonts w:cs="Arial" w:hint="eastAsia"/>
                  <w:sz w:val="24"/>
                  <w:szCs w:val="28"/>
                </w:rPr>
                <w:delText>6</w:delText>
              </w:r>
              <w:r w:rsidDel="00E56532">
                <w:rPr>
                  <w:rFonts w:cs="Arial"/>
                  <w:sz w:val="24"/>
                  <w:szCs w:val="28"/>
                </w:rPr>
                <w:delText>0945_</w:delText>
              </w:r>
              <w:r w:rsidRPr="00CB46B8" w:rsidDel="00E56532">
                <w:rPr>
                  <w:rFonts w:cs="Arial"/>
                  <w:sz w:val="24"/>
                  <w:szCs w:val="28"/>
                </w:rPr>
                <w:delText>ME_</w:delText>
              </w:r>
              <w:r w:rsidDel="00E56532">
                <w:rPr>
                  <w:rFonts w:cs="Arial"/>
                  <w:sz w:val="24"/>
                  <w:szCs w:val="28"/>
                </w:rPr>
                <w:delText>Corrosion(s</w:delText>
              </w:r>
              <w:r w:rsidRPr="00CB46B8" w:rsidDel="00E56532">
                <w:rPr>
                  <w:rFonts w:cs="Arial"/>
                  <w:sz w:val="24"/>
                  <w:szCs w:val="28"/>
                </w:rPr>
                <w:delText>alt mist</w:delText>
              </w:r>
              <w:r w:rsidDel="00E56532">
                <w:rPr>
                  <w:rFonts w:cs="Arial"/>
                  <w:sz w:val="24"/>
                  <w:szCs w:val="28"/>
                </w:rPr>
                <w:delText>)</w:delText>
              </w:r>
              <w:r w:rsidDel="00E56532">
                <w:rPr>
                  <w:rFonts w:ascii="標楷體" w:hAnsi="標楷體" w:cs="Arial" w:hint="eastAsia"/>
                  <w:sz w:val="24"/>
                  <w:szCs w:val="28"/>
                </w:rPr>
                <w:delText>」</w:delText>
              </w:r>
            </w:del>
          </w:p>
          <w:p w14:paraId="16F1CFA1" w14:textId="77777777" w:rsidR="004A159F" w:rsidRPr="004A159F" w:rsidRDefault="004A159F" w:rsidP="00E56532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 w:hint="eastAsia"/>
                <w:sz w:val="24"/>
                <w:szCs w:val="28"/>
              </w:rPr>
              <w:pPrChange w:id="32" w:author="Preston CH Li (李政雄)" w:date="2023-07-26T16:01:00Z">
                <w:pPr>
                  <w:pStyle w:val="11"/>
                  <w:snapToGrid/>
                  <w:spacing w:line="240" w:lineRule="auto"/>
                  <w:ind w:left="425" w:right="0"/>
                  <w:jc w:val="left"/>
                </w:pPr>
              </w:pPrChange>
            </w:pPr>
          </w:p>
        </w:tc>
        <w:tc>
          <w:tcPr>
            <w:tcW w:w="1835" w:type="pct"/>
            <w:vAlign w:val="center"/>
          </w:tcPr>
          <w:p w14:paraId="55B71B1E" w14:textId="77777777" w:rsidR="004A159F" w:rsidDel="00E56532" w:rsidRDefault="004A159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del w:id="33" w:author="Preston CH Li (李政雄)" w:date="2023-07-26T16:01:00Z"/>
                <w:rFonts w:eastAsia="標楷體" w:cs="Arial"/>
                <w:sz w:val="24"/>
                <w:szCs w:val="24"/>
              </w:rPr>
            </w:pPr>
            <w:del w:id="34" w:author="Preston CH Li (李政雄)" w:date="2023-07-26T16:01:00Z">
              <w:r w:rsidDel="00E56532">
                <w:rPr>
                  <w:rFonts w:eastAsia="標楷體" w:cs="Arial"/>
                  <w:sz w:val="24"/>
                  <w:szCs w:val="24"/>
                </w:rPr>
                <w:delText>IEC 60945:20</w:delText>
              </w:r>
              <w:r w:rsidR="00FF38F8" w:rsidDel="00E56532">
                <w:rPr>
                  <w:rFonts w:eastAsia="標楷體" w:cs="Arial"/>
                  <w:sz w:val="24"/>
                  <w:szCs w:val="24"/>
                </w:rPr>
                <w:delText>0</w:delText>
              </w:r>
              <w:r w:rsidDel="00E56532">
                <w:rPr>
                  <w:rFonts w:eastAsia="標楷體" w:cs="Arial"/>
                  <w:sz w:val="24"/>
                  <w:szCs w:val="24"/>
                </w:rPr>
                <w:delText>2(IEC</w:delText>
              </w:r>
            </w:del>
          </w:p>
          <w:p w14:paraId="6C98409C" w14:textId="77777777" w:rsidR="004A159F" w:rsidDel="00E56532" w:rsidRDefault="004A159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del w:id="35" w:author="Preston CH Li (李政雄)" w:date="2023-07-26T16:01:00Z"/>
                <w:rFonts w:eastAsia="標楷體" w:cs="Arial"/>
                <w:sz w:val="24"/>
                <w:szCs w:val="24"/>
              </w:rPr>
            </w:pPr>
            <w:del w:id="36" w:author="Preston CH Li (李政雄)" w:date="2023-07-26T16:01:00Z">
              <w:r w:rsidDel="00E56532">
                <w:rPr>
                  <w:rFonts w:eastAsia="標楷體" w:cs="Arial"/>
                  <w:sz w:val="24"/>
                  <w:szCs w:val="24"/>
                </w:rPr>
                <w:delText>60068-2-52:2017)</w:delText>
              </w:r>
            </w:del>
          </w:p>
          <w:p w14:paraId="27F3A466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EN 50155: 2017</w:t>
            </w:r>
          </w:p>
          <w:p w14:paraId="48F69D1E" w14:textId="77777777" w:rsidR="004A159F" w:rsidRPr="004A159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 w:hint="eastAsia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60068-2-11</w:t>
            </w:r>
            <w:r>
              <w:rPr>
                <w:rFonts w:eastAsia="標楷體" w:cs="Arial" w:hint="eastAsia"/>
                <w:sz w:val="24"/>
                <w:szCs w:val="24"/>
              </w:rPr>
              <w:t>:2</w:t>
            </w:r>
            <w:r>
              <w:rPr>
                <w:rFonts w:eastAsia="標楷體" w:cs="Arial"/>
                <w:sz w:val="24"/>
                <w:szCs w:val="24"/>
              </w:rPr>
              <w:t>021</w:t>
            </w:r>
          </w:p>
        </w:tc>
        <w:tc>
          <w:tcPr>
            <w:tcW w:w="430" w:type="pct"/>
            <w:vAlign w:val="center"/>
          </w:tcPr>
          <w:p w14:paraId="37F66D5A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2069D6F4" w14:textId="77777777" w:rsidTr="00185AC6">
        <w:trPr>
          <w:trHeight w:val="454"/>
        </w:trPr>
        <w:tc>
          <w:tcPr>
            <w:tcW w:w="752" w:type="pct"/>
          </w:tcPr>
          <w:p w14:paraId="0E14F053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異物防護等級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54545BB8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 xml:space="preserve">IP30_IP40 </w:t>
            </w:r>
            <w:r w:rsidRPr="00CB46B8">
              <w:rPr>
                <w:rFonts w:cs="Arial"/>
                <w:sz w:val="24"/>
                <w:szCs w:val="28"/>
              </w:rPr>
              <w:t>操作作業手冊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434F8B31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317594">
              <w:rPr>
                <w:rFonts w:cs="Arial"/>
                <w:sz w:val="24"/>
                <w:szCs w:val="28"/>
              </w:rPr>
              <w:t>IEC 60529_ME_Ingress Protection Test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D9BBF79" w14:textId="77777777" w:rsidR="008F627F" w:rsidRPr="00CB46B8" w:rsidRDefault="008F627F" w:rsidP="008F627F">
            <w:pPr>
              <w:pStyle w:val="11"/>
              <w:snapToGrid/>
              <w:spacing w:line="240" w:lineRule="auto"/>
              <w:ind w:left="425" w:right="0"/>
              <w:jc w:val="left"/>
              <w:rPr>
                <w:rFonts w:cs="Arial" w:hint="eastAsia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3B0D7BA5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60529</w:t>
            </w:r>
            <w:r>
              <w:rPr>
                <w:rFonts w:eastAsia="標楷體" w:cs="Arial"/>
                <w:sz w:val="24"/>
                <w:szCs w:val="24"/>
              </w:rPr>
              <w:t>:2013</w:t>
            </w:r>
          </w:p>
        </w:tc>
        <w:tc>
          <w:tcPr>
            <w:tcW w:w="430" w:type="pct"/>
            <w:vAlign w:val="center"/>
          </w:tcPr>
          <w:p w14:paraId="0F4D37FE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</w:tbl>
    <w:p w14:paraId="176813A7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相關被引用的</w:t>
      </w:r>
      <w:proofErr w:type="gramStart"/>
      <w:r w:rsidRPr="00665026">
        <w:rPr>
          <w:rFonts w:ascii="Arial" w:eastAsia="標楷體" w:hAnsi="Arial" w:cs="Arial"/>
        </w:rPr>
        <w:t>標準應彙整</w:t>
      </w:r>
      <w:proofErr w:type="gramEnd"/>
      <w:r w:rsidRPr="00665026">
        <w:rPr>
          <w:rFonts w:ascii="Arial" w:eastAsia="標楷體" w:hAnsi="Arial" w:cs="Arial"/>
        </w:rPr>
        <w:t>，應建立索引存檔以利查詢。</w:t>
      </w:r>
    </w:p>
    <w:p w14:paraId="0EC6AC50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注意事項</w:t>
      </w:r>
    </w:p>
    <w:p w14:paraId="76CD26D7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實驗室應將現行的測試方法，包括對原始測試件的要求和相關操作的性能參數</w:t>
      </w:r>
      <w:r w:rsidRPr="00665026">
        <w:rPr>
          <w:rFonts w:ascii="Arial" w:eastAsia="標楷體" w:hAnsi="Arial" w:cs="Arial"/>
        </w:rPr>
        <w:lastRenderedPageBreak/>
        <w:t>與要求列成清單。</w:t>
      </w:r>
    </w:p>
    <w:p w14:paraId="375805A2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如果擬更改測試方法並可能引起結果及其解釋的明顯差異，應在更改之前以書面方式對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做出解釋。</w:t>
      </w:r>
    </w:p>
    <w:p w14:paraId="46DCF7AF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測試方法檢討</w:t>
      </w:r>
    </w:p>
    <w:p w14:paraId="2616DAA1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檢討時機</w:t>
      </w:r>
    </w:p>
    <w:p w14:paraId="55CE1519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當本測試方法中所引用的公認標準，有更新版本的狀況時，則本準則相關文件應做檢討的行動。</w:t>
      </w:r>
    </w:p>
    <w:p w14:paraId="5E0C4C47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合約規定或依客戶要求，得針對該測試方法進行檢討。</w:t>
      </w:r>
    </w:p>
    <w:p w14:paraId="18D724B9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更換或新購測試儀器，則對欲使用該儀器之測試方法進行檢討。</w:t>
      </w:r>
    </w:p>
    <w:p w14:paraId="10A89A63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依文獻資料，得到能使測試精確度或準確提高的方法時。</w:t>
      </w:r>
    </w:p>
    <w:p w14:paraId="2F377EE3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產品規格有異動時。</w:t>
      </w:r>
    </w:p>
    <w:p w14:paraId="7F0BA9C5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其它相關部門提出要求時。</w:t>
      </w:r>
    </w:p>
    <w:p w14:paraId="7D7CEC90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每年配合實驗室管理審查會議召開時，於會議中進行所有相關標準參考</w:t>
      </w:r>
      <w:proofErr w:type="gramStart"/>
      <w:r w:rsidRPr="00665026">
        <w:rPr>
          <w:rFonts w:ascii="Arial" w:eastAsia="標楷體" w:hAnsi="Arial" w:cs="Arial"/>
        </w:rPr>
        <w:t>文件之版別</w:t>
      </w:r>
      <w:proofErr w:type="gramEnd"/>
      <w:r w:rsidRPr="00665026">
        <w:rPr>
          <w:rFonts w:ascii="Arial" w:eastAsia="標楷體" w:hAnsi="Arial" w:cs="Arial"/>
        </w:rPr>
        <w:t>確認，並將所有確認結果。</w:t>
      </w:r>
    </w:p>
    <w:p w14:paraId="3C8C5636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檢討結果，若須做改正行動者，則修訂相關工作指導書，按相關品質文件辦理。</w:t>
      </w:r>
    </w:p>
    <w:p w14:paraId="6ED41FDE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測試方法的偏離管理：</w:t>
      </w:r>
    </w:p>
    <w:p w14:paraId="5AD78813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允許偏離的啟動時機及申請：</w:t>
      </w:r>
    </w:p>
    <w:p w14:paraId="198C27A2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由於環境條件、儀器設備、材料</w:t>
      </w:r>
      <w:r w:rsidRPr="00665026">
        <w:rPr>
          <w:rFonts w:ascii="Arial" w:eastAsia="標楷體" w:hAnsi="Arial" w:cs="Arial"/>
        </w:rPr>
        <w:t>…</w:t>
      </w:r>
      <w:r w:rsidRPr="00665026">
        <w:rPr>
          <w:rFonts w:ascii="Arial" w:eastAsia="標楷體" w:hAnsi="Arial" w:cs="Arial"/>
        </w:rPr>
        <w:t>等內部因素不能滿足測試方法的要求，而需對原測試方法進行調整時，在測試工作開始前，測試人員應將產生偏離的原因填寫在「</w:t>
      </w:r>
      <w:r w:rsidRPr="004C6A12">
        <w:rPr>
          <w:rFonts w:ascii="Arial" w:eastAsia="標楷體" w:hAnsi="Arial" w:cs="Arial"/>
        </w:rPr>
        <w:t>偏離許可申請表</w:t>
      </w:r>
      <w:r w:rsidRPr="00665026">
        <w:rPr>
          <w:rFonts w:ascii="Arial" w:eastAsia="標楷體" w:hAnsi="Arial" w:cs="Arial"/>
        </w:rPr>
        <w:t>」中，上呈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。</w:t>
      </w:r>
    </w:p>
    <w:p w14:paraId="30D92674" w14:textId="77777777" w:rsidR="00697748" w:rsidRPr="004C6A12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客戶委託方提出的要求調整標準規定時，測試人員應先向客戶說明標準規定的程序，若客戶堅持按所提要求進行時，應問詢清楚客戶的要求並做好記錄，測試人員填寫</w:t>
      </w:r>
      <w:r w:rsidRPr="004C6A12">
        <w:rPr>
          <w:rFonts w:ascii="Arial" w:eastAsia="標楷體" w:hAnsi="Arial" w:cs="Arial"/>
        </w:rPr>
        <w:t>「偏離許可申請表」中，上呈</w:t>
      </w:r>
      <w:r w:rsidR="00DA764D">
        <w:rPr>
          <w:rFonts w:ascii="Arial" w:eastAsia="標楷體" w:hAnsi="Arial" w:cs="Arial"/>
        </w:rPr>
        <w:t>實驗室負責人</w:t>
      </w:r>
      <w:r w:rsidRPr="004C6A12">
        <w:rPr>
          <w:rFonts w:ascii="Arial" w:eastAsia="標楷體" w:hAnsi="Arial" w:cs="Arial"/>
        </w:rPr>
        <w:t>。</w:t>
      </w:r>
    </w:p>
    <w:p w14:paraId="15A4F740" w14:textId="77777777" w:rsidR="00697748" w:rsidRPr="004C6A12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4C6A12">
        <w:rPr>
          <w:rFonts w:ascii="Arial" w:eastAsia="標楷體" w:hAnsi="Arial" w:cs="Arial"/>
        </w:rPr>
        <w:t>「偏離許可申請表」中需明確描述偏離的原因、內容及方法。</w:t>
      </w:r>
    </w:p>
    <w:p w14:paraId="74AE142F" w14:textId="77777777" w:rsidR="00697748" w:rsidRPr="004C6A1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4C6A12">
        <w:rPr>
          <w:rFonts w:ascii="Arial" w:eastAsia="標楷體" w:hAnsi="Arial" w:cs="Arial"/>
        </w:rPr>
        <w:t>偏離許可的技術驗證：</w:t>
      </w:r>
    </w:p>
    <w:p w14:paraId="55494948" w14:textId="77777777" w:rsidR="00697748" w:rsidRPr="00665026" w:rsidRDefault="00DA764D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>
        <w:rPr>
          <w:rFonts w:ascii="Arial" w:eastAsia="標楷體" w:hAnsi="Arial" w:cs="Arial"/>
        </w:rPr>
        <w:t>實驗室負責人</w:t>
      </w:r>
      <w:r w:rsidR="00697748" w:rsidRPr="004C6A12">
        <w:rPr>
          <w:rFonts w:ascii="Arial" w:eastAsia="標楷體" w:hAnsi="Arial" w:cs="Arial"/>
        </w:rPr>
        <w:t>接到「偏離許可申請表」</w:t>
      </w:r>
      <w:r w:rsidR="00697748" w:rsidRPr="00665026">
        <w:rPr>
          <w:rFonts w:ascii="Arial" w:eastAsia="標楷體" w:hAnsi="Arial" w:cs="Arial"/>
        </w:rPr>
        <w:t>後，應立即組織對其進行技術驗證，考慮偏離所產生風險程度、對測試結果的影響等方面。</w:t>
      </w:r>
    </w:p>
    <w:p w14:paraId="778D32E2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對於測試方法偏離的技術驗證，應按照</w:t>
      </w:r>
      <w:r w:rsidRPr="00665026">
        <w:rPr>
          <w:rFonts w:ascii="Arial" w:eastAsia="標楷體" w:hAnsi="Arial" w:cs="Arial"/>
        </w:rPr>
        <w:t>5.2</w:t>
      </w:r>
      <w:r w:rsidRPr="00665026">
        <w:rPr>
          <w:rFonts w:ascii="Arial" w:eastAsia="標楷體" w:hAnsi="Arial" w:cs="Arial"/>
        </w:rPr>
        <w:t>之測試方法審查及驗證的要求進行。</w:t>
      </w:r>
    </w:p>
    <w:p w14:paraId="7EE5FF3C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偏離許可的確認及執行</w:t>
      </w:r>
    </w:p>
    <w:p w14:paraId="587D99CE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偏離許可經技術驗證後，由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對其是否能滿足預期的要求進行確</w:t>
      </w:r>
      <w:r w:rsidR="00117BE2">
        <w:rPr>
          <w:rFonts w:ascii="Arial" w:eastAsia="標楷體" w:hAnsi="Arial" w:cs="Arial" w:hint="eastAsia"/>
        </w:rPr>
        <w:t xml:space="preserve"> </w:t>
      </w:r>
      <w:r w:rsidRPr="00665026">
        <w:rPr>
          <w:rFonts w:ascii="Arial" w:eastAsia="標楷體" w:hAnsi="Arial" w:cs="Arial"/>
        </w:rPr>
        <w:t>認，如偏離是由客戶或委託方所發起，應經由客戶或委託方確認後，才能允許發生。</w:t>
      </w:r>
    </w:p>
    <w:p w14:paraId="65825B29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對經確認和客戶同意的偏離許可，實驗室應保證其能夠被正確地執行，偏離的執行情況，留存相關確認紀錄，並由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追蹤偏離情況，確認預定要求得到滿足。</w:t>
      </w:r>
    </w:p>
    <w:p w14:paraId="54F0203D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為確保測試品質，當測試人員進行測試結果之判讀時，應詳實填寫於紀錄表單上，可資以適當之參考資料，並依據實際測試資料謄寫試驗報告，經另一位合格測試人員審核報告後，送報告簽署人核對，並於試驗報告上簽署。</w:t>
      </w:r>
    </w:p>
    <w:p w14:paraId="1B11B707" w14:textId="77777777" w:rsidR="00697748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11A74C7B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lastRenderedPageBreak/>
        <w:t>相關文件</w:t>
      </w:r>
    </w:p>
    <w:p w14:paraId="5A2DC25B" w14:textId="77777777" w:rsidR="00697748" w:rsidRPr="00665026" w:rsidRDefault="00697748" w:rsidP="004409EC">
      <w:pPr>
        <w:pStyle w:val="ad"/>
        <w:ind w:leftChars="0" w:left="36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無</w:t>
      </w:r>
    </w:p>
    <w:p w14:paraId="2885F553" w14:textId="77777777" w:rsidR="00697748" w:rsidRPr="00665026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362149F1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>使用表單</w:t>
      </w:r>
    </w:p>
    <w:p w14:paraId="361E85C2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  <w:color w:val="000000"/>
        </w:rPr>
      </w:pPr>
      <w:r w:rsidRPr="00665026">
        <w:rPr>
          <w:rFonts w:ascii="Arial" w:eastAsia="標楷體" w:hAnsi="Arial" w:cs="Arial"/>
          <w:color w:val="000000"/>
        </w:rPr>
        <w:t>方法驗證確認報告</w:t>
      </w:r>
      <w:proofErr w:type="gramStart"/>
      <w:r w:rsidRPr="00665026">
        <w:rPr>
          <w:rFonts w:ascii="Arial" w:eastAsia="標楷體" w:hAnsi="Arial" w:cs="Arial"/>
          <w:color w:val="000000"/>
        </w:rPr>
        <w:t>（</w:t>
      </w:r>
      <w:proofErr w:type="gramEnd"/>
      <w:r w:rsidR="004C6A12" w:rsidRPr="004C6A12">
        <w:rPr>
          <w:rFonts w:ascii="Arial" w:eastAsia="標楷體" w:hAnsi="Arial" w:cs="Arial"/>
          <w:color w:val="000000"/>
        </w:rPr>
        <w:t>HQ-PD.528</w:t>
      </w:r>
      <w:proofErr w:type="gramStart"/>
      <w:r w:rsidRPr="00665026">
        <w:rPr>
          <w:rFonts w:ascii="Arial" w:eastAsia="標楷體" w:hAnsi="Arial" w:cs="Arial"/>
          <w:color w:val="000000"/>
        </w:rPr>
        <w:t>）</w:t>
      </w:r>
      <w:proofErr w:type="gramEnd"/>
    </w:p>
    <w:p w14:paraId="4BFE29D5" w14:textId="77777777" w:rsidR="00697748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  <w:color w:val="000000"/>
        </w:rPr>
      </w:pPr>
      <w:r w:rsidRPr="00665026">
        <w:rPr>
          <w:rFonts w:ascii="Arial" w:eastAsia="標楷體" w:hAnsi="Arial" w:cs="Arial"/>
          <w:color w:val="000000"/>
        </w:rPr>
        <w:t>偏離許可申請表</w:t>
      </w:r>
      <w:proofErr w:type="gramStart"/>
      <w:r w:rsidRPr="00665026">
        <w:rPr>
          <w:rFonts w:ascii="Arial" w:eastAsia="標楷體" w:hAnsi="Arial" w:cs="Arial"/>
          <w:color w:val="000000"/>
        </w:rPr>
        <w:t>（</w:t>
      </w:r>
      <w:proofErr w:type="gramEnd"/>
      <w:r w:rsidR="004C6A12" w:rsidRPr="004C6A12">
        <w:rPr>
          <w:rFonts w:ascii="Arial" w:eastAsia="標楷體" w:hAnsi="Arial" w:cs="Arial"/>
          <w:color w:val="000000"/>
        </w:rPr>
        <w:t>HQ-PD.527</w:t>
      </w:r>
      <w:proofErr w:type="gramStart"/>
      <w:r w:rsidRPr="00665026">
        <w:rPr>
          <w:rFonts w:ascii="Arial" w:eastAsia="標楷體" w:hAnsi="Arial" w:cs="Arial"/>
          <w:color w:val="000000"/>
        </w:rPr>
        <w:t>）</w:t>
      </w:r>
      <w:proofErr w:type="gramEnd"/>
    </w:p>
    <w:p w14:paraId="7097BFB8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恆溫</w:t>
      </w:r>
      <w:proofErr w:type="gramStart"/>
      <w:r w:rsidRPr="007F73B8">
        <w:rPr>
          <w:rFonts w:hint="eastAsia"/>
        </w:rPr>
        <w:t>恆濕機</w:t>
      </w:r>
      <w:proofErr w:type="gramEnd"/>
      <w:r w:rsidRPr="007F73B8">
        <w:rPr>
          <w:rFonts w:hint="eastAsia"/>
        </w:rPr>
        <w:t>_KSON_</w:t>
      </w:r>
      <w:r w:rsidRPr="007F73B8">
        <w:rPr>
          <w:rFonts w:hint="eastAsia"/>
        </w:rPr>
        <w:t>操作指導書</w:t>
      </w:r>
      <w:r w:rsidRPr="007F73B8">
        <w:rPr>
          <w:rFonts w:hint="eastAsia"/>
        </w:rPr>
        <w:t>(D Chamber)</w:t>
      </w:r>
      <w:r>
        <w:t xml:space="preserve"> (</w:t>
      </w:r>
      <w:r w:rsidRPr="007F73B8">
        <w:t>HQ-PD.516</w:t>
      </w:r>
      <w:r>
        <w:t>)</w:t>
      </w:r>
    </w:p>
    <w:p w14:paraId="08A2F2E7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恆溫</w:t>
      </w:r>
      <w:proofErr w:type="gramStart"/>
      <w:r w:rsidRPr="007F73B8">
        <w:rPr>
          <w:rFonts w:hint="eastAsia"/>
        </w:rPr>
        <w:t>恆濕機</w:t>
      </w:r>
      <w:proofErr w:type="gramEnd"/>
      <w:r w:rsidRPr="007F73B8">
        <w:rPr>
          <w:rFonts w:hint="eastAsia"/>
        </w:rPr>
        <w:t>_KSON_</w:t>
      </w:r>
      <w:r w:rsidRPr="007F73B8">
        <w:rPr>
          <w:rFonts w:hint="eastAsia"/>
        </w:rPr>
        <w:t>操作指導書</w:t>
      </w:r>
      <w:r w:rsidRPr="007F73B8">
        <w:rPr>
          <w:rFonts w:hint="eastAsia"/>
        </w:rPr>
        <w:t>(E,H,I Chamber)</w:t>
      </w:r>
      <w:r>
        <w:t xml:space="preserve"> (</w:t>
      </w:r>
      <w:r w:rsidRPr="001E6F3B">
        <w:t>HQ-PD.517</w:t>
      </w:r>
      <w:r>
        <w:t>)</w:t>
      </w:r>
    </w:p>
    <w:p w14:paraId="6E4D4189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恆溫</w:t>
      </w:r>
      <w:proofErr w:type="gramStart"/>
      <w:r w:rsidRPr="007F73B8">
        <w:rPr>
          <w:rFonts w:hint="eastAsia"/>
        </w:rPr>
        <w:t>恆濕機</w:t>
      </w:r>
      <w:proofErr w:type="gramEnd"/>
      <w:r w:rsidRPr="007F73B8">
        <w:rPr>
          <w:rFonts w:hint="eastAsia"/>
        </w:rPr>
        <w:t>_KSON_</w:t>
      </w:r>
      <w:r w:rsidRPr="007F73B8">
        <w:rPr>
          <w:rFonts w:hint="eastAsia"/>
        </w:rPr>
        <w:t>操作指導書</w:t>
      </w:r>
      <w:r w:rsidRPr="007F73B8">
        <w:rPr>
          <w:rFonts w:hint="eastAsia"/>
        </w:rPr>
        <w:t>(Q Chamber)</w:t>
      </w:r>
      <w:r>
        <w:t xml:space="preserve"> (</w:t>
      </w:r>
      <w:r w:rsidRPr="001E6F3B">
        <w:t>HQ-PD.518</w:t>
      </w:r>
      <w:r>
        <w:t>)</w:t>
      </w:r>
    </w:p>
    <w:p w14:paraId="24D818C3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恆溫</w:t>
      </w:r>
      <w:proofErr w:type="gramStart"/>
      <w:r w:rsidRPr="007F73B8">
        <w:rPr>
          <w:rFonts w:hint="eastAsia"/>
        </w:rPr>
        <w:t>恆濕機</w:t>
      </w:r>
      <w:proofErr w:type="gramEnd"/>
      <w:r w:rsidRPr="007F73B8">
        <w:rPr>
          <w:rFonts w:hint="eastAsia"/>
        </w:rPr>
        <w:t>_HITACHI_</w:t>
      </w:r>
      <w:r w:rsidRPr="007F73B8">
        <w:rPr>
          <w:rFonts w:hint="eastAsia"/>
        </w:rPr>
        <w:t>操作指導書</w:t>
      </w:r>
      <w:r w:rsidRPr="007F73B8">
        <w:rPr>
          <w:rFonts w:hint="eastAsia"/>
        </w:rPr>
        <w:t>(T Chamber)</w:t>
      </w:r>
      <w:r>
        <w:t xml:space="preserve"> (</w:t>
      </w:r>
      <w:r w:rsidRPr="001E6F3B">
        <w:t>HQ-PD.519</w:t>
      </w:r>
      <w:r>
        <w:t>)</w:t>
      </w:r>
    </w:p>
    <w:p w14:paraId="113AAB36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KDI_600KGF</w:t>
      </w:r>
      <w:r w:rsidRPr="007F73B8">
        <w:rPr>
          <w:rFonts w:hint="eastAsia"/>
        </w:rPr>
        <w:t>振動機操作作業手冊</w:t>
      </w:r>
      <w:r>
        <w:rPr>
          <w:rFonts w:hint="eastAsia"/>
        </w:rPr>
        <w:t xml:space="preserve"> </w:t>
      </w:r>
      <w:r>
        <w:t>(</w:t>
      </w:r>
      <w:r w:rsidRPr="001E6F3B">
        <w:t>HQ-PD.521</w:t>
      </w:r>
      <w:r>
        <w:t>)</w:t>
      </w:r>
    </w:p>
    <w:p w14:paraId="12C6FD34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KDI_1000KGF</w:t>
      </w:r>
      <w:r w:rsidRPr="007F73B8">
        <w:rPr>
          <w:rFonts w:hint="eastAsia"/>
        </w:rPr>
        <w:t>振動機操作作業手冊</w:t>
      </w:r>
      <w:r>
        <w:rPr>
          <w:rFonts w:hint="eastAsia"/>
        </w:rPr>
        <w:t xml:space="preserve"> </w:t>
      </w:r>
      <w:r>
        <w:t>(</w:t>
      </w:r>
      <w:r w:rsidRPr="00A13684">
        <w:t>HQ-PD.522</w:t>
      </w:r>
      <w:r>
        <w:t>)</w:t>
      </w:r>
    </w:p>
    <w:p w14:paraId="76EC6B69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KD-128</w:t>
      </w:r>
      <w:r w:rsidRPr="007F73B8">
        <w:rPr>
          <w:rFonts w:hint="eastAsia"/>
        </w:rPr>
        <w:t>落下機操作作業手冊</w:t>
      </w:r>
      <w:r>
        <w:rPr>
          <w:rFonts w:hint="eastAsia"/>
        </w:rPr>
        <w:t xml:space="preserve"> </w:t>
      </w:r>
      <w:r>
        <w:t>(</w:t>
      </w:r>
      <w:r w:rsidRPr="00A13684">
        <w:t>HQ-PD.523</w:t>
      </w:r>
      <w:r>
        <w:t>)</w:t>
      </w:r>
    </w:p>
    <w:p w14:paraId="66E18BD6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>TMJ</w:t>
      </w:r>
      <w:r w:rsidRPr="007F73B8">
        <w:rPr>
          <w:rFonts w:hint="eastAsia"/>
        </w:rPr>
        <w:t>特大型鹽水噴霧試驗機操作作業手冊</w:t>
      </w:r>
      <w:r>
        <w:rPr>
          <w:rFonts w:hint="eastAsia"/>
        </w:rPr>
        <w:t xml:space="preserve"> </w:t>
      </w:r>
      <w:r>
        <w:t>(</w:t>
      </w:r>
      <w:r w:rsidRPr="00A13684">
        <w:t>HQ-PD.524</w:t>
      </w:r>
      <w:r>
        <w:t>)</w:t>
      </w:r>
    </w:p>
    <w:p w14:paraId="75BE71C5" w14:textId="77777777" w:rsidR="00AD1015" w:rsidRDefault="00AD1015" w:rsidP="00AD1015">
      <w:pPr>
        <w:numPr>
          <w:ilvl w:val="1"/>
          <w:numId w:val="48"/>
        </w:numPr>
      </w:pPr>
      <w:r w:rsidRPr="007F73B8">
        <w:rPr>
          <w:rFonts w:hint="eastAsia"/>
        </w:rPr>
        <w:t xml:space="preserve">IP30_IP40 </w:t>
      </w:r>
      <w:r w:rsidRPr="007F73B8">
        <w:rPr>
          <w:rFonts w:hint="eastAsia"/>
        </w:rPr>
        <w:t>操作作業手冊</w:t>
      </w:r>
      <w:r>
        <w:rPr>
          <w:rFonts w:hint="eastAsia"/>
        </w:rPr>
        <w:t xml:space="preserve"> </w:t>
      </w:r>
      <w:r>
        <w:t>(</w:t>
      </w:r>
      <w:r w:rsidRPr="00A13684">
        <w:t>HQ-PD.525</w:t>
      </w:r>
      <w:r>
        <w:t>)</w:t>
      </w:r>
    </w:p>
    <w:p w14:paraId="261F9B63" w14:textId="77777777" w:rsidR="00AD1015" w:rsidRDefault="00AD1015" w:rsidP="00AD1015">
      <w:pPr>
        <w:numPr>
          <w:ilvl w:val="1"/>
          <w:numId w:val="48"/>
        </w:numPr>
      </w:pPr>
      <w:r w:rsidRPr="00A13684">
        <w:t>IEC 60068_ENV_Temperature Cycle Operation Test</w:t>
      </w:r>
      <w:r>
        <w:t xml:space="preserve"> (</w:t>
      </w:r>
      <w:r w:rsidRPr="00127B54">
        <w:t>HQ-PD.</w:t>
      </w:r>
      <w:r>
        <w:rPr>
          <w:rFonts w:hint="eastAsia"/>
        </w:rPr>
        <w:t>5</w:t>
      </w:r>
      <w:r>
        <w:t>34)</w:t>
      </w:r>
    </w:p>
    <w:p w14:paraId="2598F284" w14:textId="77777777" w:rsidR="00AD1015" w:rsidRDefault="00AD1015" w:rsidP="00AD1015">
      <w:pPr>
        <w:numPr>
          <w:ilvl w:val="1"/>
          <w:numId w:val="48"/>
        </w:numPr>
      </w:pPr>
      <w:r w:rsidRPr="00A13684">
        <w:t>IEC 60068_ENV_High Temperature High Humidity Operation Test</w:t>
      </w:r>
      <w:r>
        <w:t xml:space="preserve"> (</w:t>
      </w:r>
      <w:r w:rsidRPr="00127B54">
        <w:t>HQ-PD.</w:t>
      </w:r>
      <w:r>
        <w:t>535)</w:t>
      </w:r>
    </w:p>
    <w:p w14:paraId="779C8BB7" w14:textId="77777777" w:rsidR="00AD1015" w:rsidRDefault="00AD1015" w:rsidP="00AD1015">
      <w:pPr>
        <w:numPr>
          <w:ilvl w:val="1"/>
          <w:numId w:val="48"/>
        </w:numPr>
      </w:pPr>
      <w:r w:rsidRPr="00A13684">
        <w:t>IEC 60068_ENV_High Temperature Operation Test</w:t>
      </w:r>
      <w:r>
        <w:t xml:space="preserve"> (</w:t>
      </w:r>
      <w:r w:rsidRPr="00127B54">
        <w:t>HQ-PD.48</w:t>
      </w:r>
      <w:r>
        <w:t>4)</w:t>
      </w:r>
    </w:p>
    <w:p w14:paraId="4BA8DC8C" w14:textId="77777777" w:rsidR="00AD1015" w:rsidRDefault="00AD1015" w:rsidP="00AD1015">
      <w:pPr>
        <w:numPr>
          <w:ilvl w:val="1"/>
          <w:numId w:val="48"/>
        </w:numPr>
      </w:pPr>
      <w:r w:rsidRPr="004B2DD3">
        <w:t>IEC 60068_ENV_Low Temperature Power ON_OFF Test (HQ-PD.485)</w:t>
      </w:r>
    </w:p>
    <w:p w14:paraId="2821C472" w14:textId="77777777" w:rsidR="00AD1015" w:rsidRDefault="00AD1015" w:rsidP="00AD1015">
      <w:pPr>
        <w:numPr>
          <w:ilvl w:val="1"/>
          <w:numId w:val="48"/>
        </w:numPr>
      </w:pPr>
      <w:r w:rsidRPr="00A13684">
        <w:t>IEC 60068_ENV_Low Temperature Storage Test</w:t>
      </w:r>
      <w:r>
        <w:t xml:space="preserve"> (</w:t>
      </w:r>
      <w:r w:rsidRPr="00127B54">
        <w:t>HQ-PD.48</w:t>
      </w:r>
      <w:r>
        <w:t>6)</w:t>
      </w:r>
    </w:p>
    <w:p w14:paraId="327A1E3C" w14:textId="77777777" w:rsidR="00AD1015" w:rsidRDefault="00AD1015" w:rsidP="00AD1015">
      <w:pPr>
        <w:numPr>
          <w:ilvl w:val="1"/>
          <w:numId w:val="48"/>
        </w:numPr>
      </w:pPr>
      <w:r w:rsidRPr="00260607">
        <w:t>IEC 60068_ENV_High Temperature High Humidity Storage Test</w:t>
      </w:r>
      <w:r>
        <w:t xml:space="preserve"> (</w:t>
      </w:r>
      <w:r w:rsidRPr="00127B54">
        <w:t>HQ-PD.48</w:t>
      </w:r>
      <w:r>
        <w:t>7)</w:t>
      </w:r>
    </w:p>
    <w:p w14:paraId="11E6AEF4" w14:textId="77777777" w:rsidR="00AD1015" w:rsidRDefault="00AD1015" w:rsidP="00AD1015">
      <w:pPr>
        <w:numPr>
          <w:ilvl w:val="1"/>
          <w:numId w:val="48"/>
        </w:numPr>
      </w:pPr>
      <w:r w:rsidRPr="00260607">
        <w:t>IEC 60068_ME_</w:t>
      </w:r>
      <w:proofErr w:type="gramStart"/>
      <w:r w:rsidRPr="00260607">
        <w:t>Endurance(</w:t>
      </w:r>
      <w:proofErr w:type="gramEnd"/>
      <w:r w:rsidRPr="00260607">
        <w:t>Sine Vib)</w:t>
      </w:r>
      <w:r>
        <w:t xml:space="preserve"> (</w:t>
      </w:r>
      <w:r w:rsidRPr="00127B54">
        <w:t>HQ-PD.48</w:t>
      </w:r>
      <w:r>
        <w:t>8)</w:t>
      </w:r>
    </w:p>
    <w:p w14:paraId="59D2813C" w14:textId="77777777" w:rsidR="00AD1015" w:rsidRDefault="00AD1015" w:rsidP="00AD1015">
      <w:pPr>
        <w:numPr>
          <w:ilvl w:val="1"/>
          <w:numId w:val="48"/>
        </w:numPr>
      </w:pPr>
      <w:r w:rsidRPr="00127B54">
        <w:t xml:space="preserve">IEC 60068_ME_Random </w:t>
      </w:r>
      <w:proofErr w:type="gramStart"/>
      <w:r w:rsidRPr="00127B54">
        <w:t>test(</w:t>
      </w:r>
      <w:proofErr w:type="gramEnd"/>
      <w:r w:rsidRPr="00127B54">
        <w:t>Rand Vib)</w:t>
      </w:r>
      <w:r>
        <w:t xml:space="preserve"> (</w:t>
      </w:r>
      <w:r w:rsidRPr="00127B54">
        <w:t>HQ-PD.48</w:t>
      </w:r>
      <w:r>
        <w:t>9)</w:t>
      </w:r>
    </w:p>
    <w:p w14:paraId="7BB4B648" w14:textId="77777777" w:rsidR="00AD1015" w:rsidRDefault="00AD1015" w:rsidP="00AD1015">
      <w:pPr>
        <w:numPr>
          <w:ilvl w:val="1"/>
          <w:numId w:val="48"/>
        </w:numPr>
      </w:pPr>
      <w:r w:rsidRPr="00127B54">
        <w:t xml:space="preserve">IEC 60068_ME_Shock </w:t>
      </w:r>
      <w:proofErr w:type="gramStart"/>
      <w:r w:rsidRPr="00127B54">
        <w:t>Test(</w:t>
      </w:r>
      <w:proofErr w:type="gramEnd"/>
      <w:r w:rsidRPr="00127B54">
        <w:t>Half sine)</w:t>
      </w:r>
      <w:r>
        <w:t xml:space="preserve"> (</w:t>
      </w:r>
      <w:r w:rsidRPr="00127B54">
        <w:t>HQ-PD.4</w:t>
      </w:r>
      <w:r>
        <w:t>90)</w:t>
      </w:r>
    </w:p>
    <w:p w14:paraId="5EC1E00A" w14:textId="77777777" w:rsidR="00AD1015" w:rsidRDefault="00AD1015" w:rsidP="00AD1015">
      <w:pPr>
        <w:numPr>
          <w:ilvl w:val="1"/>
          <w:numId w:val="48"/>
        </w:numPr>
      </w:pPr>
      <w:r w:rsidRPr="00127B54">
        <w:t>IEC 60945_ENV_Cold Test</w:t>
      </w:r>
      <w:r>
        <w:t xml:space="preserve"> (</w:t>
      </w:r>
      <w:r w:rsidRPr="00127B54">
        <w:t>HQ-PD.</w:t>
      </w:r>
      <w:r>
        <w:t>537)</w:t>
      </w:r>
    </w:p>
    <w:p w14:paraId="4EBCD173" w14:textId="77777777" w:rsidR="00AD1015" w:rsidRDefault="00AD1015" w:rsidP="00AD1015">
      <w:pPr>
        <w:numPr>
          <w:ilvl w:val="1"/>
          <w:numId w:val="48"/>
        </w:numPr>
      </w:pPr>
      <w:r w:rsidRPr="00127B54">
        <w:t>IEC 60945_ENV_Damp heat Test</w:t>
      </w:r>
      <w:r>
        <w:t xml:space="preserve"> (</w:t>
      </w:r>
      <w:r w:rsidRPr="00127B54">
        <w:t>HQ-PD.</w:t>
      </w:r>
      <w:r>
        <w:rPr>
          <w:rFonts w:hint="eastAsia"/>
        </w:rPr>
        <w:t>5</w:t>
      </w:r>
      <w:r>
        <w:t>91)</w:t>
      </w:r>
    </w:p>
    <w:p w14:paraId="3CBBFF3F" w14:textId="77777777" w:rsidR="00AD1015" w:rsidRDefault="00AD1015" w:rsidP="00AD1015">
      <w:pPr>
        <w:numPr>
          <w:ilvl w:val="1"/>
          <w:numId w:val="48"/>
        </w:numPr>
      </w:pPr>
      <w:r w:rsidRPr="00127B54">
        <w:t>IEC 60945_ENV_Dry heat Test</w:t>
      </w:r>
      <w:r>
        <w:t xml:space="preserve"> (</w:t>
      </w:r>
      <w:r w:rsidRPr="00127B54">
        <w:t>HQ-PD.4</w:t>
      </w:r>
      <w:r>
        <w:t>95)</w:t>
      </w:r>
    </w:p>
    <w:p w14:paraId="133BDEE5" w14:textId="77777777" w:rsidR="00AD1015" w:rsidRDefault="00AD1015" w:rsidP="00AD1015">
      <w:pPr>
        <w:numPr>
          <w:ilvl w:val="1"/>
          <w:numId w:val="48"/>
        </w:numPr>
      </w:pPr>
      <w:r w:rsidRPr="00127B54">
        <w:t>IEC 60945_ME_</w:t>
      </w:r>
      <w:proofErr w:type="gramStart"/>
      <w:r w:rsidRPr="00127B54">
        <w:t>Vibration(</w:t>
      </w:r>
      <w:proofErr w:type="gramEnd"/>
      <w:r w:rsidRPr="00127B54">
        <w:t>Sine Vib)</w:t>
      </w:r>
      <w:r>
        <w:t xml:space="preserve"> (</w:t>
      </w:r>
      <w:r w:rsidRPr="00127B54">
        <w:t>HQ-PD.4</w:t>
      </w:r>
      <w:r>
        <w:t>96)</w:t>
      </w:r>
    </w:p>
    <w:p w14:paraId="7AE2A3D8" w14:textId="77777777" w:rsidR="00AD1015" w:rsidRDefault="00AD1015" w:rsidP="00AD1015">
      <w:pPr>
        <w:numPr>
          <w:ilvl w:val="1"/>
          <w:numId w:val="48"/>
        </w:numPr>
      </w:pPr>
      <w:r w:rsidRPr="00BE028E">
        <w:t>EN 50155_ENV_Cyclic Damp Heat Test</w:t>
      </w:r>
      <w:r>
        <w:t xml:space="preserve"> (</w:t>
      </w:r>
      <w:r w:rsidRPr="00BE028E">
        <w:t>HQ-PD.497</w:t>
      </w:r>
      <w:r>
        <w:t>)</w:t>
      </w:r>
    </w:p>
    <w:p w14:paraId="63B49F8F" w14:textId="77777777" w:rsidR="00AD1015" w:rsidRDefault="00AD1015" w:rsidP="00AD1015">
      <w:pPr>
        <w:numPr>
          <w:ilvl w:val="1"/>
          <w:numId w:val="48"/>
        </w:numPr>
      </w:pPr>
      <w:r w:rsidRPr="00BE028E">
        <w:t>EN 50155_ENV_Dry Heat Thermal Test</w:t>
      </w:r>
      <w:r>
        <w:t xml:space="preserve"> (</w:t>
      </w:r>
      <w:r w:rsidRPr="00BE028E">
        <w:t>HQ-PD.49</w:t>
      </w:r>
      <w:r>
        <w:t>8)</w:t>
      </w:r>
    </w:p>
    <w:p w14:paraId="235A282A" w14:textId="77777777" w:rsidR="00AD1015" w:rsidRDefault="00AD1015" w:rsidP="00AD1015">
      <w:pPr>
        <w:numPr>
          <w:ilvl w:val="1"/>
          <w:numId w:val="48"/>
        </w:numPr>
      </w:pPr>
      <w:r w:rsidRPr="00BE028E">
        <w:t>EN 50155_ENV_Low Temperature Start-up Test</w:t>
      </w:r>
      <w:r>
        <w:t xml:space="preserve"> (</w:t>
      </w:r>
      <w:r w:rsidRPr="00BE028E">
        <w:t>HQ-PD.49</w:t>
      </w:r>
      <w:r>
        <w:t>9)</w:t>
      </w:r>
    </w:p>
    <w:p w14:paraId="54C3865C" w14:textId="77777777" w:rsidR="00AD1015" w:rsidRDefault="00AD1015" w:rsidP="00AD1015">
      <w:pPr>
        <w:numPr>
          <w:ilvl w:val="1"/>
          <w:numId w:val="48"/>
        </w:numPr>
      </w:pPr>
      <w:r w:rsidRPr="00BE028E">
        <w:t xml:space="preserve">EN 50155_ME_LongLife </w:t>
      </w:r>
      <w:proofErr w:type="gramStart"/>
      <w:r w:rsidRPr="00BE028E">
        <w:t>Test(</w:t>
      </w:r>
      <w:proofErr w:type="gramEnd"/>
      <w:r w:rsidRPr="00BE028E">
        <w:t>Rand Vib)</w:t>
      </w:r>
      <w:r>
        <w:t xml:space="preserve"> (</w:t>
      </w:r>
      <w:r w:rsidRPr="00BE028E">
        <w:t>HQ-PD.</w:t>
      </w:r>
      <w:r>
        <w:t>500)</w:t>
      </w:r>
    </w:p>
    <w:p w14:paraId="6C064C9D" w14:textId="77777777" w:rsidR="00AD1015" w:rsidRDefault="00AD1015" w:rsidP="00AD1015">
      <w:pPr>
        <w:numPr>
          <w:ilvl w:val="1"/>
          <w:numId w:val="48"/>
        </w:numPr>
      </w:pPr>
      <w:r w:rsidRPr="00BE028E">
        <w:t xml:space="preserve">EN 50155_ME_Shock </w:t>
      </w:r>
      <w:proofErr w:type="gramStart"/>
      <w:r w:rsidRPr="00BE028E">
        <w:t>Testing(</w:t>
      </w:r>
      <w:proofErr w:type="gramEnd"/>
      <w:r w:rsidRPr="00BE028E">
        <w:t>Half sine)</w:t>
      </w:r>
      <w:r>
        <w:t xml:space="preserve"> (</w:t>
      </w:r>
      <w:r w:rsidRPr="00BE028E">
        <w:t>HQ-PD.</w:t>
      </w:r>
      <w:r>
        <w:t>501)</w:t>
      </w:r>
    </w:p>
    <w:p w14:paraId="48B61108" w14:textId="77777777" w:rsidR="00AD1015" w:rsidRDefault="00AD1015" w:rsidP="00AD1015">
      <w:pPr>
        <w:numPr>
          <w:ilvl w:val="1"/>
          <w:numId w:val="48"/>
        </w:numPr>
      </w:pPr>
      <w:r w:rsidRPr="00BE028E">
        <w:t xml:space="preserve">EN 50155_ME_Functional </w:t>
      </w:r>
      <w:proofErr w:type="gramStart"/>
      <w:r w:rsidRPr="00BE028E">
        <w:t>Test(</w:t>
      </w:r>
      <w:proofErr w:type="gramEnd"/>
      <w:r w:rsidRPr="00BE028E">
        <w:t>Rand Vib)</w:t>
      </w:r>
      <w:r>
        <w:t xml:space="preserve"> (</w:t>
      </w:r>
      <w:r w:rsidRPr="00BE028E">
        <w:t>HQ-PD.</w:t>
      </w:r>
      <w:r>
        <w:t>502)</w:t>
      </w:r>
    </w:p>
    <w:p w14:paraId="0BB82C43" w14:textId="77777777" w:rsidR="00AD1015" w:rsidRDefault="00AD1015" w:rsidP="00AD1015">
      <w:pPr>
        <w:numPr>
          <w:ilvl w:val="1"/>
          <w:numId w:val="48"/>
        </w:numPr>
      </w:pPr>
      <w:r w:rsidRPr="00BE028E">
        <w:t>IEC 61850_ENV_Dry Heat Test Operational</w:t>
      </w:r>
      <w:r>
        <w:t xml:space="preserve"> (</w:t>
      </w:r>
      <w:r w:rsidRPr="00BE028E">
        <w:t>HQ-PD.</w:t>
      </w:r>
      <w:r>
        <w:t>503)</w:t>
      </w:r>
    </w:p>
    <w:p w14:paraId="3386BD57" w14:textId="77777777" w:rsidR="00AD1015" w:rsidRDefault="00AD1015" w:rsidP="00AD1015">
      <w:pPr>
        <w:numPr>
          <w:ilvl w:val="1"/>
          <w:numId w:val="48"/>
        </w:numPr>
      </w:pPr>
      <w:r w:rsidRPr="00BE028E">
        <w:t>IEC 61850_ENV_Change of Temperature Test</w:t>
      </w:r>
      <w:r>
        <w:t xml:space="preserve"> (</w:t>
      </w:r>
      <w:r w:rsidRPr="00BE028E">
        <w:t>HQ-PD.</w:t>
      </w:r>
      <w:r>
        <w:t>504)</w:t>
      </w:r>
    </w:p>
    <w:p w14:paraId="531A7285" w14:textId="77777777" w:rsidR="00AD1015" w:rsidRDefault="00AD1015" w:rsidP="00AD1015">
      <w:pPr>
        <w:numPr>
          <w:ilvl w:val="1"/>
          <w:numId w:val="48"/>
        </w:numPr>
      </w:pPr>
      <w:r w:rsidRPr="00BE028E">
        <w:t>IEC 61850_ENV_Cold Test Minimum Storage Temperature</w:t>
      </w:r>
      <w:r>
        <w:t xml:space="preserve"> (</w:t>
      </w:r>
      <w:r w:rsidRPr="00BE028E">
        <w:t>HQ-PD.</w:t>
      </w:r>
      <w:r>
        <w:t>505)</w:t>
      </w:r>
    </w:p>
    <w:p w14:paraId="38A82FD5" w14:textId="77777777" w:rsidR="00AD1015" w:rsidRDefault="00AD1015" w:rsidP="00AD1015">
      <w:pPr>
        <w:numPr>
          <w:ilvl w:val="1"/>
          <w:numId w:val="48"/>
        </w:numPr>
      </w:pPr>
      <w:r w:rsidRPr="00BE028E">
        <w:t>IEC 61850_ENV_Cold Test Operational</w:t>
      </w:r>
      <w:r>
        <w:t xml:space="preserve"> (</w:t>
      </w:r>
      <w:r w:rsidRPr="00BE028E">
        <w:t>HQ-PD.</w:t>
      </w:r>
      <w:r>
        <w:t>506)</w:t>
      </w:r>
    </w:p>
    <w:p w14:paraId="273FDE37" w14:textId="77777777" w:rsidR="00AD1015" w:rsidRDefault="00AD1015" w:rsidP="00AD1015">
      <w:pPr>
        <w:numPr>
          <w:ilvl w:val="1"/>
          <w:numId w:val="48"/>
        </w:numPr>
      </w:pPr>
      <w:r w:rsidRPr="00BE028E">
        <w:t>IEC 61850_ENV_Damp Heat Cyclic Test</w:t>
      </w:r>
      <w:r>
        <w:t xml:space="preserve"> (</w:t>
      </w:r>
      <w:r w:rsidRPr="00BE028E">
        <w:t>HQ-PD.</w:t>
      </w:r>
      <w:r>
        <w:t>507)</w:t>
      </w:r>
    </w:p>
    <w:p w14:paraId="583CA3AB" w14:textId="77777777" w:rsidR="00AD1015" w:rsidRDefault="00AD1015" w:rsidP="00AD1015">
      <w:pPr>
        <w:numPr>
          <w:ilvl w:val="1"/>
          <w:numId w:val="48"/>
        </w:numPr>
      </w:pPr>
      <w:r w:rsidRPr="00BE028E">
        <w:t>IEC 61850_ENV_Damp Heat Steady State</w:t>
      </w:r>
      <w:r>
        <w:t xml:space="preserve"> (</w:t>
      </w:r>
      <w:r w:rsidRPr="00BE028E">
        <w:t>HQ-PD.</w:t>
      </w:r>
      <w:r>
        <w:t>508)</w:t>
      </w:r>
    </w:p>
    <w:p w14:paraId="295FC019" w14:textId="77777777" w:rsidR="00AD1015" w:rsidRDefault="00AD1015" w:rsidP="00AD1015">
      <w:pPr>
        <w:numPr>
          <w:ilvl w:val="1"/>
          <w:numId w:val="48"/>
        </w:numPr>
      </w:pPr>
      <w:r w:rsidRPr="00BE028E">
        <w:lastRenderedPageBreak/>
        <w:t>IEC 61850_ENV_Dry Heat Test Maximum Storage Temperature</w:t>
      </w:r>
      <w:r>
        <w:t xml:space="preserve"> (</w:t>
      </w:r>
      <w:r w:rsidRPr="00BE028E">
        <w:t>HQ-PD.</w:t>
      </w:r>
      <w:r>
        <w:t>509)</w:t>
      </w:r>
    </w:p>
    <w:p w14:paraId="595944EA" w14:textId="77777777" w:rsidR="00AD1015" w:rsidRDefault="00AD1015" w:rsidP="00AD1015">
      <w:pPr>
        <w:numPr>
          <w:ilvl w:val="1"/>
          <w:numId w:val="48"/>
        </w:numPr>
      </w:pPr>
      <w:r w:rsidRPr="00BE028E">
        <w:t xml:space="preserve">IEC 61850_ME_Vibration resonance </w:t>
      </w:r>
      <w:proofErr w:type="gramStart"/>
      <w:r w:rsidRPr="00BE028E">
        <w:t>Test(</w:t>
      </w:r>
      <w:proofErr w:type="gramEnd"/>
      <w:r w:rsidRPr="00BE028E">
        <w:t>Sine Vib)</w:t>
      </w:r>
      <w:r>
        <w:t xml:space="preserve"> (</w:t>
      </w:r>
      <w:r w:rsidRPr="00BE028E">
        <w:t>HQ-PD.</w:t>
      </w:r>
      <w:r>
        <w:t>510)</w:t>
      </w:r>
    </w:p>
    <w:p w14:paraId="50B5A9EF" w14:textId="77777777" w:rsidR="00AD1015" w:rsidRDefault="00AD1015" w:rsidP="00AD1015">
      <w:pPr>
        <w:numPr>
          <w:ilvl w:val="1"/>
          <w:numId w:val="48"/>
        </w:numPr>
      </w:pPr>
      <w:r w:rsidRPr="00BE028E">
        <w:t>IEC 61850_ME_Vibration endurance Test</w:t>
      </w:r>
      <w:proofErr w:type="gramStart"/>
      <w:r w:rsidRPr="00BE028E">
        <w:t>_(</w:t>
      </w:r>
      <w:proofErr w:type="gramEnd"/>
      <w:r w:rsidRPr="00BE028E">
        <w:t>Sine Vib)</w:t>
      </w:r>
      <w:r>
        <w:t xml:space="preserve"> (</w:t>
      </w:r>
      <w:r w:rsidRPr="00BE028E">
        <w:t>HQ-PD.</w:t>
      </w:r>
      <w:r>
        <w:t>511)</w:t>
      </w:r>
    </w:p>
    <w:p w14:paraId="6445295D" w14:textId="77777777" w:rsidR="00AD1015" w:rsidRDefault="00AD1015" w:rsidP="00AD1015">
      <w:pPr>
        <w:numPr>
          <w:ilvl w:val="1"/>
          <w:numId w:val="48"/>
        </w:numPr>
      </w:pPr>
      <w:r w:rsidRPr="00BE028E">
        <w:t xml:space="preserve">IEC 61850_ME_Shock response </w:t>
      </w:r>
      <w:proofErr w:type="gramStart"/>
      <w:r w:rsidRPr="00BE028E">
        <w:t>Test(</w:t>
      </w:r>
      <w:proofErr w:type="gramEnd"/>
      <w:r w:rsidRPr="00BE028E">
        <w:t>Half sine)</w:t>
      </w:r>
      <w:r>
        <w:t xml:space="preserve"> (</w:t>
      </w:r>
      <w:r w:rsidRPr="00BE028E">
        <w:t>HQ-PD.</w:t>
      </w:r>
      <w:r>
        <w:t>512)</w:t>
      </w:r>
    </w:p>
    <w:p w14:paraId="4C50B212" w14:textId="77777777" w:rsidR="00AD1015" w:rsidRDefault="00AD1015" w:rsidP="00AD1015">
      <w:pPr>
        <w:numPr>
          <w:ilvl w:val="1"/>
          <w:numId w:val="48"/>
        </w:numPr>
      </w:pPr>
      <w:r w:rsidRPr="00BE028E">
        <w:t xml:space="preserve">IEC 61850_ME_Shock </w:t>
      </w:r>
      <w:proofErr w:type="spellStart"/>
      <w:r w:rsidRPr="00BE028E">
        <w:t>WithStand</w:t>
      </w:r>
      <w:proofErr w:type="spellEnd"/>
      <w:r w:rsidRPr="00BE028E">
        <w:t xml:space="preserve"> </w:t>
      </w:r>
      <w:proofErr w:type="gramStart"/>
      <w:r w:rsidRPr="00BE028E">
        <w:t>Test(</w:t>
      </w:r>
      <w:proofErr w:type="gramEnd"/>
      <w:r w:rsidRPr="00BE028E">
        <w:t>Half sine)</w:t>
      </w:r>
      <w:r>
        <w:t xml:space="preserve"> (</w:t>
      </w:r>
      <w:r w:rsidRPr="00BE028E">
        <w:t>HQ-PD.</w:t>
      </w:r>
      <w:r>
        <w:t>513)</w:t>
      </w:r>
    </w:p>
    <w:p w14:paraId="4ECC3BD9" w14:textId="77777777" w:rsidR="00AD1015" w:rsidDel="00701858" w:rsidRDefault="00AD1015" w:rsidP="00AD1015">
      <w:pPr>
        <w:numPr>
          <w:ilvl w:val="1"/>
          <w:numId w:val="48"/>
        </w:numPr>
        <w:rPr>
          <w:del w:id="37" w:author="Yoyo YC Yu (游玉潔)" w:date="2023-07-27T09:47:00Z"/>
        </w:rPr>
      </w:pPr>
      <w:r w:rsidRPr="00BE028E">
        <w:t>EN 50155_ME_Salt mist test</w:t>
      </w:r>
      <w:r>
        <w:t xml:space="preserve"> (</w:t>
      </w:r>
      <w:r w:rsidRPr="00BE028E">
        <w:t>HQ-PD.</w:t>
      </w:r>
      <w:r>
        <w:t>514)</w:t>
      </w:r>
    </w:p>
    <w:p w14:paraId="0C20CF79" w14:textId="77777777" w:rsidR="00333C2A" w:rsidRDefault="00333C2A" w:rsidP="00701858">
      <w:pPr>
        <w:numPr>
          <w:ilvl w:val="1"/>
          <w:numId w:val="48"/>
        </w:numPr>
      </w:pPr>
      <w:del w:id="38" w:author="Preston CH Li (李政雄)" w:date="2023-07-26T16:05:00Z">
        <w:r w:rsidDel="00E56532">
          <w:rPr>
            <w:rFonts w:hint="eastAsia"/>
          </w:rPr>
          <w:delText>I</w:delText>
        </w:r>
        <w:r w:rsidR="00E56532" w:rsidDel="00E56532">
          <w:delText>EC</w:delText>
        </w:r>
        <w:r w:rsidDel="00E56532">
          <w:delText xml:space="preserve"> 60945_ME_</w:delText>
        </w:r>
        <w:r w:rsidR="00E56532" w:rsidDel="00E56532">
          <w:rPr>
            <w:rFonts w:hint="eastAsia"/>
          </w:rPr>
          <w:delText>Co</w:delText>
        </w:r>
        <w:r w:rsidR="00E56532" w:rsidDel="00E56532">
          <w:delText>rrosion(</w:delText>
        </w:r>
        <w:r w:rsidR="00E56532" w:rsidDel="00E56532">
          <w:rPr>
            <w:rFonts w:hint="eastAsia"/>
          </w:rPr>
          <w:delText>s</w:delText>
        </w:r>
        <w:r w:rsidR="00E56532" w:rsidDel="00E56532">
          <w:delText>alt mist)</w:delText>
        </w:r>
        <w:r w:rsidDel="00E56532">
          <w:delText xml:space="preserve"> (HQ-PD.515)</w:delText>
        </w:r>
      </w:del>
    </w:p>
    <w:p w14:paraId="61C40E0D" w14:textId="77777777" w:rsidR="00AD1015" w:rsidRDefault="00AD1015" w:rsidP="00AD1015">
      <w:pPr>
        <w:numPr>
          <w:ilvl w:val="1"/>
          <w:numId w:val="48"/>
        </w:numPr>
      </w:pPr>
      <w:r w:rsidRPr="002E1973">
        <w:t>IEC 60529_ME_Ingress Protection Test</w:t>
      </w:r>
      <w:r>
        <w:t xml:space="preserve"> (</w:t>
      </w:r>
      <w:r w:rsidRPr="00BE028E">
        <w:t>HQ-PD.</w:t>
      </w:r>
      <w:r>
        <w:t>520)</w:t>
      </w:r>
    </w:p>
    <w:p w14:paraId="395BF24C" w14:textId="77777777" w:rsidR="00AD1015" w:rsidDel="00E56532" w:rsidRDefault="00AD1015" w:rsidP="00AD1015">
      <w:pPr>
        <w:numPr>
          <w:ilvl w:val="1"/>
          <w:numId w:val="48"/>
        </w:numPr>
        <w:rPr>
          <w:del w:id="39" w:author="Preston CH Li (李政雄)" w:date="2023-07-26T16:01:00Z"/>
        </w:rPr>
      </w:pPr>
      <w:del w:id="40" w:author="Preston CH Li (李政雄)" w:date="2023-07-26T16:01:00Z">
        <w:r w:rsidDel="00E56532">
          <w:delText>IEC 60068_ME_Search(Sine Vib) (HQ-PD.531)</w:delText>
        </w:r>
      </w:del>
    </w:p>
    <w:p w14:paraId="176B24D4" w14:textId="77777777" w:rsidR="00AD1015" w:rsidRDefault="00AD1015" w:rsidP="00AD1015">
      <w:pPr>
        <w:numPr>
          <w:ilvl w:val="1"/>
          <w:numId w:val="48"/>
        </w:numPr>
      </w:pPr>
      <w:r>
        <w:t>ISTA 1A_ME_Package Drop Test (HQ-PD.532)</w:t>
      </w:r>
    </w:p>
    <w:p w14:paraId="04709CFB" w14:textId="77777777" w:rsidR="00AD1015" w:rsidRDefault="00AD1015" w:rsidP="00AD1015">
      <w:pPr>
        <w:numPr>
          <w:ilvl w:val="1"/>
          <w:numId w:val="48"/>
        </w:numPr>
      </w:pPr>
      <w:r>
        <w:t>ISTA 1A_ME_Package Vib Test (HQ-PD.533)</w:t>
      </w:r>
    </w:p>
    <w:p w14:paraId="6F42F2FE" w14:textId="77777777" w:rsidR="00697748" w:rsidRPr="00AD1015" w:rsidRDefault="00697748" w:rsidP="004409EC">
      <w:pPr>
        <w:pStyle w:val="ad"/>
        <w:ind w:leftChars="0" w:left="0"/>
        <w:rPr>
          <w:rFonts w:ascii="Arial" w:eastAsia="標楷體" w:hAnsi="Arial" w:cs="Arial"/>
        </w:rPr>
      </w:pPr>
    </w:p>
    <w:p w14:paraId="7670E1BF" w14:textId="77777777" w:rsidR="00697748" w:rsidRDefault="00697748" w:rsidP="004409EC">
      <w:pPr>
        <w:pStyle w:val="ad"/>
        <w:numPr>
          <w:ilvl w:val="0"/>
          <w:numId w:val="48"/>
        </w:numPr>
        <w:ind w:leftChars="0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>附件</w:t>
      </w:r>
    </w:p>
    <w:p w14:paraId="639156BE" w14:textId="77777777" w:rsidR="00A0029B" w:rsidRPr="00BA4DC3" w:rsidRDefault="008E76ED" w:rsidP="004409EC">
      <w:pPr>
        <w:pStyle w:val="ad"/>
        <w:rPr>
          <w:rFonts w:ascii="Arial" w:eastAsia="標楷體" w:hAnsi="Arial" w:cs="Arial" w:hint="eastAsia"/>
        </w:rPr>
      </w:pPr>
      <w:r w:rsidRPr="008E76ED">
        <w:rPr>
          <w:rFonts w:ascii="Arial" w:eastAsia="標楷體" w:hAnsi="Arial" w:cs="Arial" w:hint="eastAsia"/>
        </w:rPr>
        <w:t></w:t>
      </w:r>
      <w:r w:rsidR="00317594" w:rsidRPr="00317594">
        <w:rPr>
          <w:rFonts w:ascii="Arial" w:eastAsia="標楷體" w:hAnsi="Arial" w:cs="Arial" w:hint="eastAsia"/>
        </w:rPr>
        <w:t></w:t>
      </w:r>
    </w:p>
    <w:sectPr w:rsidR="00A0029B" w:rsidRPr="00BA4DC3" w:rsidSect="001D60FE">
      <w:footerReference w:type="default" r:id="rId11"/>
      <w:pgSz w:w="11907" w:h="16840" w:code="9"/>
      <w:pgMar w:top="851" w:right="964" w:bottom="1191" w:left="851" w:header="567" w:footer="1077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87AB6" w14:textId="77777777" w:rsidR="00A00BCE" w:rsidRDefault="00A00BCE">
      <w:r>
        <w:separator/>
      </w:r>
    </w:p>
  </w:endnote>
  <w:endnote w:type="continuationSeparator" w:id="0">
    <w:p w14:paraId="3DDBD6F8" w14:textId="77777777" w:rsidR="00A00BCE" w:rsidRDefault="00A0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粗黑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0" w:type="dxa"/>
      <w:tblInd w:w="268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8"/>
      <w:gridCol w:w="5388"/>
      <w:gridCol w:w="1144"/>
    </w:tblGrid>
    <w:tr w:rsidR="00303163" w14:paraId="203D7DCA" w14:textId="77777777" w:rsidTr="00484242">
      <w:tblPrEx>
        <w:tblCellMar>
          <w:top w:w="0" w:type="dxa"/>
          <w:bottom w:w="0" w:type="dxa"/>
        </w:tblCellMar>
      </w:tblPrEx>
      <w:tc>
        <w:tcPr>
          <w:tcW w:w="2948" w:type="dxa"/>
        </w:tcPr>
        <w:p w14:paraId="39713356" w14:textId="77777777" w:rsidR="00303163" w:rsidRDefault="00303163">
          <w:pPr>
            <w:pStyle w:val="a6"/>
            <w:jc w:val="both"/>
            <w:rPr>
              <w:rFonts w:hint="eastAsia"/>
            </w:rPr>
          </w:pPr>
          <w:r>
            <w:rPr>
              <w:rFonts w:hint="eastAsia"/>
              <w:sz w:val="22"/>
            </w:rPr>
            <w:t>文件編號：</w:t>
          </w:r>
          <w:r w:rsidR="00CF1241">
            <w:t>(No.)</w:t>
          </w:r>
        </w:p>
      </w:tc>
      <w:tc>
        <w:tcPr>
          <w:tcW w:w="5388" w:type="dxa"/>
        </w:tcPr>
        <w:p w14:paraId="46CB2BCE" w14:textId="77777777" w:rsidR="00303163" w:rsidRDefault="00303163" w:rsidP="00303163">
          <w:pPr>
            <w:pStyle w:val="a6"/>
            <w:jc w:val="center"/>
            <w:rPr>
              <w:b/>
              <w:sz w:val="22"/>
            </w:rPr>
          </w:pPr>
          <w:r>
            <w:rPr>
              <w:rFonts w:hint="eastAsia"/>
              <w:sz w:val="22"/>
            </w:rPr>
            <w:t>版本：</w:t>
          </w:r>
          <w:r w:rsidR="00CF1241">
            <w:t>(No.)</w:t>
          </w:r>
        </w:p>
      </w:tc>
      <w:tc>
        <w:tcPr>
          <w:tcW w:w="1144" w:type="dxa"/>
        </w:tcPr>
        <w:p w14:paraId="7B5C5533" w14:textId="77777777" w:rsidR="00303163" w:rsidRDefault="00303163">
          <w:pPr>
            <w:pStyle w:val="a6"/>
            <w:rPr>
              <w:b/>
              <w:sz w:val="22"/>
            </w:rPr>
          </w:pPr>
          <w:r>
            <w:rPr>
              <w:rStyle w:val="a7"/>
              <w:rFonts w:hint="eastAsia"/>
              <w:sz w:val="22"/>
            </w:rPr>
            <w:t>頁次：</w:t>
          </w:r>
          <w:r>
            <w:rPr>
              <w:rStyle w:val="a7"/>
              <w:rFonts w:hint="eastAsia"/>
              <w:sz w:val="22"/>
            </w:rPr>
            <w:t xml:space="preserve"> </w:t>
          </w:r>
          <w:r>
            <w:rPr>
              <w:rStyle w:val="a7"/>
              <w:sz w:val="22"/>
            </w:rPr>
            <w:fldChar w:fldCharType="begin"/>
          </w:r>
          <w:r>
            <w:rPr>
              <w:rStyle w:val="a7"/>
              <w:sz w:val="22"/>
            </w:rPr>
            <w:instrText xml:space="preserve"> PAGE </w:instrText>
          </w:r>
          <w:r>
            <w:rPr>
              <w:rStyle w:val="a7"/>
              <w:sz w:val="22"/>
            </w:rPr>
            <w:fldChar w:fldCharType="separate"/>
          </w:r>
          <w:r w:rsidR="00A77623">
            <w:rPr>
              <w:rStyle w:val="a7"/>
              <w:noProof/>
              <w:sz w:val="22"/>
            </w:rPr>
            <w:t>2</w:t>
          </w:r>
          <w:r>
            <w:rPr>
              <w:rStyle w:val="a7"/>
              <w:sz w:val="22"/>
            </w:rPr>
            <w:fldChar w:fldCharType="end"/>
          </w:r>
          <w:r>
            <w:rPr>
              <w:rStyle w:val="a7"/>
              <w:sz w:val="22"/>
            </w:rPr>
            <w:t>/</w:t>
          </w:r>
          <w:r>
            <w:rPr>
              <w:rStyle w:val="a7"/>
              <w:sz w:val="22"/>
            </w:rPr>
            <w:fldChar w:fldCharType="begin"/>
          </w:r>
          <w:r>
            <w:rPr>
              <w:rStyle w:val="a7"/>
              <w:sz w:val="22"/>
            </w:rPr>
            <w:instrText xml:space="preserve"> NUMPAGES </w:instrText>
          </w:r>
          <w:r>
            <w:rPr>
              <w:rStyle w:val="a7"/>
              <w:sz w:val="22"/>
            </w:rPr>
            <w:fldChar w:fldCharType="separate"/>
          </w:r>
          <w:r w:rsidR="00A77623">
            <w:rPr>
              <w:rStyle w:val="a7"/>
              <w:noProof/>
              <w:sz w:val="22"/>
            </w:rPr>
            <w:t>6</w:t>
          </w:r>
          <w:r>
            <w:rPr>
              <w:rStyle w:val="a7"/>
              <w:sz w:val="22"/>
            </w:rPr>
            <w:fldChar w:fldCharType="end"/>
          </w:r>
        </w:p>
      </w:tc>
    </w:tr>
  </w:tbl>
  <w:p w14:paraId="720F7663" w14:textId="77777777" w:rsidR="007B037F" w:rsidRDefault="007B037F">
    <w:pPr>
      <w:pStyle w:val="a6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28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240"/>
      <w:gridCol w:w="3240"/>
      <w:gridCol w:w="3240"/>
    </w:tblGrid>
    <w:tr w:rsidR="00A77623" w:rsidRPr="00FB529E" w14:paraId="2AE2893C" w14:textId="77777777" w:rsidTr="00357797">
      <w:tblPrEx>
        <w:tblCellMar>
          <w:top w:w="0" w:type="dxa"/>
          <w:bottom w:w="0" w:type="dxa"/>
        </w:tblCellMar>
      </w:tblPrEx>
      <w:tc>
        <w:tcPr>
          <w:tcW w:w="3240" w:type="dxa"/>
        </w:tcPr>
        <w:p w14:paraId="3294368E" w14:textId="77777777" w:rsidR="00A77623" w:rsidRPr="00FB529E" w:rsidRDefault="00A77623">
          <w:pPr>
            <w:pStyle w:val="a6"/>
            <w:jc w:val="both"/>
            <w:rPr>
              <w:rFonts w:eastAsia="標楷體" w:cs="Arial"/>
              <w:sz w:val="24"/>
              <w:szCs w:val="24"/>
            </w:rPr>
          </w:pPr>
          <w:r w:rsidRPr="00FB529E">
            <w:rPr>
              <w:rFonts w:eastAsia="標楷體" w:cs="Arial"/>
              <w:sz w:val="24"/>
              <w:szCs w:val="24"/>
            </w:rPr>
            <w:t>文件編號：</w:t>
          </w:r>
          <w:r w:rsidR="00CB46B8" w:rsidRPr="00CB46B8">
            <w:rPr>
              <w:rFonts w:eastAsia="標楷體" w:cs="Arial"/>
              <w:sz w:val="24"/>
              <w:szCs w:val="24"/>
            </w:rPr>
            <w:t>HQ-PD-P-038</w:t>
          </w:r>
        </w:p>
      </w:tc>
      <w:tc>
        <w:tcPr>
          <w:tcW w:w="3240" w:type="dxa"/>
        </w:tcPr>
        <w:p w14:paraId="7AFDBC33" w14:textId="77777777" w:rsidR="00A77623" w:rsidRPr="00FB529E" w:rsidRDefault="00A77623" w:rsidP="00303163">
          <w:pPr>
            <w:pStyle w:val="a6"/>
            <w:jc w:val="center"/>
            <w:rPr>
              <w:rFonts w:eastAsia="標楷體" w:cs="Arial"/>
              <w:b/>
              <w:sz w:val="24"/>
              <w:szCs w:val="24"/>
            </w:rPr>
          </w:pPr>
          <w:r w:rsidRPr="00FB529E">
            <w:rPr>
              <w:rFonts w:eastAsia="標楷體" w:cs="Arial"/>
              <w:sz w:val="24"/>
              <w:szCs w:val="24"/>
            </w:rPr>
            <w:t>版本：</w:t>
          </w:r>
          <w:r w:rsidR="00CB46B8">
            <w:rPr>
              <w:rFonts w:eastAsia="標楷體" w:cs="Arial"/>
              <w:sz w:val="24"/>
              <w:szCs w:val="24"/>
            </w:rPr>
            <w:t>1.0</w:t>
          </w:r>
        </w:p>
      </w:tc>
      <w:tc>
        <w:tcPr>
          <w:tcW w:w="3240" w:type="dxa"/>
        </w:tcPr>
        <w:p w14:paraId="7329EFD4" w14:textId="77777777" w:rsidR="00A77623" w:rsidRPr="00FB529E" w:rsidRDefault="00A77623">
          <w:pPr>
            <w:pStyle w:val="a6"/>
            <w:rPr>
              <w:rFonts w:eastAsia="標楷體" w:cs="Arial"/>
              <w:b/>
              <w:sz w:val="24"/>
              <w:szCs w:val="24"/>
            </w:rPr>
          </w:pPr>
          <w:r w:rsidRPr="00FB529E">
            <w:rPr>
              <w:rStyle w:val="a7"/>
              <w:rFonts w:eastAsia="標楷體" w:cs="Arial"/>
              <w:sz w:val="24"/>
              <w:szCs w:val="24"/>
            </w:rPr>
            <w:t>頁次：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t xml:space="preserve"> 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begin"/>
          </w:r>
          <w:r w:rsidRPr="00FB529E">
            <w:rPr>
              <w:rStyle w:val="a7"/>
              <w:rFonts w:eastAsia="標楷體" w:cs="Arial"/>
              <w:sz w:val="24"/>
              <w:szCs w:val="24"/>
            </w:rPr>
            <w:instrText xml:space="preserve"> PAGE </w:instrTex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separate"/>
          </w:r>
          <w:r w:rsidR="00E636B5">
            <w:rPr>
              <w:rStyle w:val="a7"/>
              <w:rFonts w:eastAsia="標楷體" w:cs="Arial"/>
              <w:noProof/>
              <w:sz w:val="24"/>
              <w:szCs w:val="24"/>
            </w:rPr>
            <w:t>3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end"/>
          </w:r>
          <w:r w:rsidRPr="00FB529E">
            <w:rPr>
              <w:rStyle w:val="a7"/>
              <w:rFonts w:eastAsia="標楷體" w:cs="Arial"/>
              <w:sz w:val="24"/>
              <w:szCs w:val="24"/>
            </w:rPr>
            <w:t>/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begin"/>
          </w:r>
          <w:r w:rsidRPr="00FB529E">
            <w:rPr>
              <w:rStyle w:val="a7"/>
              <w:rFonts w:eastAsia="標楷體" w:cs="Arial"/>
              <w:sz w:val="24"/>
              <w:szCs w:val="24"/>
            </w:rPr>
            <w:instrText xml:space="preserve"> NUMPAGES </w:instrTex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separate"/>
          </w:r>
          <w:r w:rsidR="00E636B5">
            <w:rPr>
              <w:rStyle w:val="a7"/>
              <w:rFonts w:eastAsia="標楷體" w:cs="Arial"/>
              <w:noProof/>
              <w:sz w:val="24"/>
              <w:szCs w:val="24"/>
            </w:rPr>
            <w:t>3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end"/>
          </w:r>
        </w:p>
      </w:tc>
    </w:tr>
  </w:tbl>
  <w:p w14:paraId="4FB787F4" w14:textId="77777777" w:rsidR="00A77623" w:rsidRDefault="00A77623">
    <w:pPr>
      <w:pStyle w:val="a6"/>
      <w:rPr>
        <w:sz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3E6E7" w14:textId="77777777" w:rsidR="00A00BCE" w:rsidRDefault="00A00BCE">
      <w:r>
        <w:separator/>
      </w:r>
    </w:p>
  </w:footnote>
  <w:footnote w:type="continuationSeparator" w:id="0">
    <w:p w14:paraId="5FCBD21E" w14:textId="77777777" w:rsidR="00A00BCE" w:rsidRDefault="00A00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5892"/>
    </w:tblGrid>
    <w:tr w:rsidR="007B037F" w:rsidRPr="00FB529E" w14:paraId="1753D946" w14:textId="77777777" w:rsidTr="00A77623">
      <w:tblPrEx>
        <w:tblCellMar>
          <w:top w:w="0" w:type="dxa"/>
          <w:bottom w:w="0" w:type="dxa"/>
        </w:tblCellMar>
      </w:tblPrEx>
      <w:trPr>
        <w:cantSplit/>
        <w:trHeight w:val="426"/>
      </w:trPr>
      <w:tc>
        <w:tcPr>
          <w:tcW w:w="3828" w:type="dxa"/>
          <w:tcBorders>
            <w:top w:val="nil"/>
            <w:left w:val="nil"/>
            <w:right w:val="nil"/>
          </w:tcBorders>
        </w:tcPr>
        <w:p w14:paraId="23A05C4E" w14:textId="77777777" w:rsidR="007B037F" w:rsidRPr="00FB529E" w:rsidRDefault="007B037F">
          <w:pPr>
            <w:pStyle w:val="Moxa"/>
            <w:rPr>
              <w:sz w:val="28"/>
              <w:szCs w:val="28"/>
            </w:rPr>
          </w:pPr>
          <w:r w:rsidRPr="00FB529E">
            <w:rPr>
              <w:sz w:val="28"/>
              <w:szCs w:val="28"/>
            </w:rPr>
            <w:pict w14:anchorId="4C654C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26.1pt;height:18.3pt">
                <v:imagedata r:id="rId1" o:title="logo(1mm-3mm)"/>
              </v:shape>
            </w:pict>
          </w:r>
        </w:p>
      </w:tc>
      <w:tc>
        <w:tcPr>
          <w:tcW w:w="589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01EFA8" w14:textId="77777777" w:rsidR="007B037F" w:rsidRPr="00CA0C7A" w:rsidRDefault="00D811BC" w:rsidP="00FB529E">
          <w:pPr>
            <w:pStyle w:val="a4"/>
            <w:rPr>
              <w:rFonts w:ascii="標楷體" w:eastAsia="標楷體" w:hAnsi="標楷體" w:hint="eastAsia"/>
              <w:szCs w:val="28"/>
            </w:rPr>
          </w:pPr>
          <w:r w:rsidRPr="00D811BC">
            <w:rPr>
              <w:rFonts w:ascii="標楷體" w:eastAsia="標楷體" w:hAnsi="標楷體" w:hint="eastAsia"/>
              <w:szCs w:val="28"/>
            </w:rPr>
            <w:t>實驗室測試方法管理程序</w:t>
          </w:r>
        </w:p>
      </w:tc>
    </w:tr>
  </w:tbl>
  <w:p w14:paraId="06C312B9" w14:textId="77777777" w:rsidR="007B037F" w:rsidRPr="00FB529E" w:rsidRDefault="00AA4D8E">
    <w:pPr>
      <w:pStyle w:val="a4"/>
      <w:rPr>
        <w:szCs w:val="28"/>
      </w:rPr>
    </w:pPr>
    <w:r w:rsidRPr="00FB529E">
      <w:rPr>
        <w:noProof/>
        <w:szCs w:val="28"/>
      </w:rPr>
      <w:pict w14:anchorId="07352AD3">
        <v:group id="_x0000_s1051" style="position:absolute;left:0;text-align:left;margin-left:-1.95pt;margin-top:.35pt;width:490.1pt;height:4.75pt;z-index:2;mso-position-horizontal-relative:text;mso-position-vertical-relative:text" coordorigin="2362,1302" coordsize="9145,99">
          <o:lock v:ext="edit" aspectratio="t"/>
          <v:line id="_x0000_s1052" style="position:absolute" from="2363,1302" to="11507,1302" strokeweight="3pt">
            <o:lock v:ext="edit" aspectratio="t"/>
          </v:line>
          <v:line id="_x0000_s1053" style="position:absolute" from="2362,1401" to="11506,1401" strokecolor="#b2b2b2" strokeweight="4.5pt">
            <o:lock v:ext="edit" aspectratio="t"/>
          </v:line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24A7" w14:textId="77777777" w:rsidR="007B037F" w:rsidRDefault="007B037F">
    <w:pPr>
      <w:pStyle w:val="a4"/>
      <w:jc w:val="both"/>
    </w:pPr>
  </w:p>
  <w:p w14:paraId="14EFDC75" w14:textId="77777777" w:rsidR="007B037F" w:rsidRDefault="007B037F">
    <w:pPr>
      <w:pStyle w:val="a4"/>
      <w:jc w:val="both"/>
    </w:pPr>
  </w:p>
  <w:p w14:paraId="50E93A69" w14:textId="77777777" w:rsidR="007B037F" w:rsidRDefault="007B037F">
    <w:pPr>
      <w:pStyle w:val="a4"/>
      <w:jc w:val="both"/>
    </w:pPr>
  </w:p>
  <w:p w14:paraId="1E72BA0B" w14:textId="77777777" w:rsidR="007B037F" w:rsidRDefault="007B037F">
    <w:pPr>
      <w:pStyle w:val="a4"/>
      <w:jc w:val="both"/>
    </w:pPr>
  </w:p>
  <w:p w14:paraId="3258010D" w14:textId="77777777" w:rsidR="007B037F" w:rsidRDefault="007B037F">
    <w:pPr>
      <w:pStyle w:val="a4"/>
      <w:jc w:val="both"/>
      <w:rPr>
        <w:rFonts w:hint="eastAsia"/>
      </w:rPr>
    </w:pPr>
  </w:p>
  <w:p w14:paraId="752D2D61" w14:textId="77777777" w:rsidR="007B037F" w:rsidRDefault="007B037F">
    <w:pPr>
      <w:pStyle w:val="a4"/>
      <w:jc w:val="both"/>
      <w:rPr>
        <w:rFonts w:hint="eastAsia"/>
      </w:rPr>
    </w:pPr>
  </w:p>
  <w:p w14:paraId="6132E463" w14:textId="77777777" w:rsidR="007B037F" w:rsidRDefault="007B037F">
    <w:pPr>
      <w:pStyle w:val="a4"/>
      <w:jc w:val="both"/>
      <w:rPr>
        <w:rFonts w:hint="eastAsia"/>
      </w:rPr>
    </w:pPr>
  </w:p>
  <w:p w14:paraId="7870976F" w14:textId="77777777" w:rsidR="007B037F" w:rsidRDefault="007B037F">
    <w:pPr>
      <w:pStyle w:val="a4"/>
      <w:jc w:val="both"/>
      <w:rPr>
        <w:rFonts w:hint="eastAsia"/>
      </w:rPr>
    </w:pPr>
  </w:p>
  <w:p w14:paraId="126E65A1" w14:textId="77777777" w:rsidR="007B037F" w:rsidRDefault="007B037F">
    <w:pPr>
      <w:pStyle w:val="a4"/>
      <w:jc w:val="both"/>
      <w:rPr>
        <w:rFonts w:hint="eastAsia"/>
      </w:rPr>
    </w:pPr>
    <w:r>
      <w:rPr>
        <w:noProof/>
        <w:sz w:val="20"/>
      </w:rPr>
      <w:pict w14:anchorId="1DB892EF">
        <v:group id="_x0000_s1036" style="position:absolute;left:0;text-align:left;margin-left:0;margin-top:24.3pt;width:433.8pt;height:4.95pt;z-index:1" coordorigin="1949,3911" coordsize="8676,99">
          <v:line id="_x0000_s1037" style="position:absolute" from="1950,3911" to="10625,3911" strokeweight="3pt"/>
          <v:line id="_x0000_s1038" style="position:absolute" from="1949,4010" to="10625,4010" strokecolor="#b2b2b2" strokeweight="4.5pt"/>
        </v:group>
      </w:pict>
    </w:r>
    <w:r>
      <w:pict w14:anchorId="4CE98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6.1pt;height:18.3pt">
          <v:imagedata r:id="rId1" o:title="logo(1mm-3mm)"/>
        </v:shape>
      </w:pict>
    </w:r>
  </w:p>
  <w:p w14:paraId="303D7EF9" w14:textId="77777777" w:rsidR="007B037F" w:rsidRDefault="007B037F">
    <w:pPr>
      <w:pStyle w:val="a4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73"/>
    <w:multiLevelType w:val="multilevel"/>
    <w:tmpl w:val="7B2853AA"/>
    <w:lvl w:ilvl="0">
      <w:start w:val="5"/>
      <w:numFmt w:val="decimal"/>
      <w:lvlText w:val="%1......〥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5.%6.%7.%8.%9."/>
      <w:lvlJc w:val="left"/>
      <w:pPr>
        <w:tabs>
          <w:tab w:val="num" w:pos="4856"/>
        </w:tabs>
        <w:ind w:left="4856" w:hanging="1080"/>
      </w:pPr>
      <w:rPr>
        <w:rFonts w:hint="default"/>
      </w:rPr>
    </w:lvl>
  </w:abstractNum>
  <w:abstractNum w:abstractNumId="1" w15:restartNumberingAfterBreak="0">
    <w:nsid w:val="01110C61"/>
    <w:multiLevelType w:val="multilevel"/>
    <w:tmpl w:val="0409001D"/>
    <w:styleLink w:val="5-4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eastAsia="Arial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" w15:restartNumberingAfterBreak="0">
    <w:nsid w:val="058D2C3C"/>
    <w:multiLevelType w:val="multilevel"/>
    <w:tmpl w:val="0409001D"/>
    <w:numStyleLink w:val="6-2"/>
  </w:abstractNum>
  <w:abstractNum w:abstractNumId="3" w15:restartNumberingAfterBreak="0">
    <w:nsid w:val="067E3DCC"/>
    <w:multiLevelType w:val="multilevel"/>
    <w:tmpl w:val="0409001D"/>
    <w:numStyleLink w:val="1"/>
  </w:abstractNum>
  <w:abstractNum w:abstractNumId="4" w15:restartNumberingAfterBreak="0">
    <w:nsid w:val="06E05D98"/>
    <w:multiLevelType w:val="multilevel"/>
    <w:tmpl w:val="C5E209FE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5" w15:restartNumberingAfterBreak="0">
    <w:nsid w:val="09AE1A0D"/>
    <w:multiLevelType w:val="multilevel"/>
    <w:tmpl w:val="16AADF84"/>
    <w:lvl w:ilvl="0">
      <w:start w:val="5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1400"/>
        </w:tabs>
        <w:ind w:left="1400" w:hanging="8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60"/>
        </w:tabs>
        <w:ind w:left="1960" w:hanging="840"/>
      </w:pPr>
      <w:rPr>
        <w:rFonts w:hint="eastAsia"/>
      </w:rPr>
    </w:lvl>
    <w:lvl w:ilvl="3">
      <w:start w:val="6"/>
      <w:numFmt w:val="decimal"/>
      <w:lvlText w:val="%1.%2.%3.%4"/>
      <w:lvlJc w:val="left"/>
      <w:pPr>
        <w:tabs>
          <w:tab w:val="num" w:pos="2520"/>
        </w:tabs>
        <w:ind w:left="2520" w:hanging="8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80"/>
        </w:tabs>
        <w:ind w:left="3080" w:hanging="8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40"/>
        </w:tabs>
        <w:ind w:left="3640" w:hanging="8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0"/>
        </w:tabs>
        <w:ind w:left="4200" w:hanging="8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60"/>
        </w:tabs>
        <w:ind w:left="4760" w:hanging="8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320"/>
        </w:tabs>
        <w:ind w:left="5320" w:hanging="840"/>
      </w:pPr>
      <w:rPr>
        <w:rFonts w:hint="eastAsia"/>
      </w:rPr>
    </w:lvl>
  </w:abstractNum>
  <w:abstractNum w:abstractNumId="6" w15:restartNumberingAfterBreak="0">
    <w:nsid w:val="0C4E4BE4"/>
    <w:multiLevelType w:val="multilevel"/>
    <w:tmpl w:val="0F9E94E2"/>
    <w:lvl w:ilvl="0">
      <w:start w:val="5"/>
      <w:numFmt w:val="decimal"/>
      <w:lvlText w:val="%1.....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5.%6.%7.%8.%9."/>
      <w:lvlJc w:val="left"/>
      <w:pPr>
        <w:tabs>
          <w:tab w:val="num" w:pos="4856"/>
        </w:tabs>
        <w:ind w:left="4856" w:hanging="1080"/>
      </w:pPr>
      <w:rPr>
        <w:rFonts w:hint="default"/>
      </w:rPr>
    </w:lvl>
  </w:abstractNum>
  <w:abstractNum w:abstractNumId="7" w15:restartNumberingAfterBreak="0">
    <w:nsid w:val="0C5D7C04"/>
    <w:multiLevelType w:val="multilevel"/>
    <w:tmpl w:val="FF60A92E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60"/>
        </w:tabs>
        <w:ind w:left="146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20"/>
        </w:tabs>
        <w:ind w:left="2020" w:hanging="900"/>
      </w:pPr>
      <w:rPr>
        <w:rFonts w:hint="default"/>
      </w:rPr>
    </w:lvl>
    <w:lvl w:ilvl="3">
      <w:start w:val="6"/>
      <w:numFmt w:val="decimal"/>
      <w:lvlText w:val="%1.%2.%3.%4"/>
      <w:lvlJc w:val="left"/>
      <w:pPr>
        <w:tabs>
          <w:tab w:val="num" w:pos="2580"/>
        </w:tabs>
        <w:ind w:left="258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40"/>
        </w:tabs>
        <w:ind w:left="314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00"/>
        </w:tabs>
        <w:ind w:left="37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20"/>
        </w:tabs>
        <w:ind w:left="482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380"/>
        </w:tabs>
        <w:ind w:left="5380" w:hanging="900"/>
      </w:pPr>
      <w:rPr>
        <w:rFonts w:hint="default"/>
      </w:rPr>
    </w:lvl>
  </w:abstractNum>
  <w:abstractNum w:abstractNumId="8" w15:restartNumberingAfterBreak="0">
    <w:nsid w:val="11395F60"/>
    <w:multiLevelType w:val="multilevel"/>
    <w:tmpl w:val="1018B486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9" w15:restartNumberingAfterBreak="0">
    <w:nsid w:val="125E4474"/>
    <w:multiLevelType w:val="multilevel"/>
    <w:tmpl w:val="0409001D"/>
    <w:styleLink w:val="6-2"/>
    <w:lvl w:ilvl="0">
      <w:start w:val="6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0" w15:restartNumberingAfterBreak="0">
    <w:nsid w:val="141529C1"/>
    <w:multiLevelType w:val="multilevel"/>
    <w:tmpl w:val="10BA360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720"/>
      </w:pPr>
      <w:rPr>
        <w:rFonts w:hint="default"/>
      </w:rPr>
    </w:lvl>
  </w:abstractNum>
  <w:abstractNum w:abstractNumId="11" w15:restartNumberingAfterBreak="0">
    <w:nsid w:val="156B6AAE"/>
    <w:multiLevelType w:val="hybridMultilevel"/>
    <w:tmpl w:val="446A281E"/>
    <w:lvl w:ilvl="0" w:tplc="AFD045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6D3617D"/>
    <w:multiLevelType w:val="multilevel"/>
    <w:tmpl w:val="F9E217C4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826"/>
        </w:tabs>
        <w:ind w:left="826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532"/>
        </w:tabs>
        <w:ind w:left="1532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938"/>
        </w:tabs>
        <w:ind w:left="1938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704"/>
        </w:tabs>
        <w:ind w:left="2704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110"/>
        </w:tabs>
        <w:ind w:left="311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76"/>
        </w:tabs>
        <w:ind w:left="3876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82"/>
        </w:tabs>
        <w:ind w:left="4282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8"/>
        </w:tabs>
        <w:ind w:left="5048" w:hanging="1800"/>
      </w:pPr>
      <w:rPr>
        <w:rFonts w:hint="eastAsia"/>
      </w:rPr>
    </w:lvl>
  </w:abstractNum>
  <w:abstractNum w:abstractNumId="13" w15:restartNumberingAfterBreak="0">
    <w:nsid w:val="1B1402EE"/>
    <w:multiLevelType w:val="multilevel"/>
    <w:tmpl w:val="F27C349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8"/>
      </w:pPr>
      <w:rPr>
        <w:rFonts w:ascii="Times New Roman" w:hAnsi="Times New Roman" w:hint="default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15"/>
        </w:tabs>
        <w:ind w:left="1215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84"/>
        </w:tabs>
        <w:ind w:left="1584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53"/>
        </w:tabs>
        <w:ind w:left="1953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22"/>
        </w:tabs>
        <w:ind w:left="2322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91"/>
        </w:tabs>
        <w:ind w:left="2691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60"/>
        </w:tabs>
        <w:ind w:left="306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429"/>
        </w:tabs>
        <w:ind w:left="3429" w:hanging="420"/>
      </w:pPr>
      <w:rPr>
        <w:rFonts w:hint="default"/>
      </w:rPr>
    </w:lvl>
  </w:abstractNum>
  <w:abstractNum w:abstractNumId="14" w15:restartNumberingAfterBreak="0">
    <w:nsid w:val="1D161310"/>
    <w:multiLevelType w:val="multilevel"/>
    <w:tmpl w:val="C5E209FE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15" w15:restartNumberingAfterBreak="0">
    <w:nsid w:val="1ED34538"/>
    <w:multiLevelType w:val="multilevel"/>
    <w:tmpl w:val="95402B56"/>
    <w:lvl w:ilvl="0">
      <w:start w:val="5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50"/>
        </w:tabs>
        <w:ind w:left="165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2790"/>
        </w:tabs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30"/>
        </w:tabs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70"/>
        </w:tabs>
        <w:ind w:left="507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40"/>
        </w:tabs>
        <w:ind w:left="5640" w:hanging="1080"/>
      </w:pPr>
      <w:rPr>
        <w:rFonts w:hint="default"/>
      </w:rPr>
    </w:lvl>
  </w:abstractNum>
  <w:abstractNum w:abstractNumId="16" w15:restartNumberingAfterBreak="0">
    <w:nsid w:val="20CE45E7"/>
    <w:multiLevelType w:val="multilevel"/>
    <w:tmpl w:val="A5D447D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upperLetter"/>
      <w:lvlText w:val="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1C07A6C"/>
    <w:multiLevelType w:val="multilevel"/>
    <w:tmpl w:val="0409001D"/>
    <w:styleLink w:val="1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Arial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8" w15:restartNumberingAfterBreak="0">
    <w:nsid w:val="23BA5B61"/>
    <w:multiLevelType w:val="multilevel"/>
    <w:tmpl w:val="70C24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553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3BE6E31"/>
    <w:multiLevelType w:val="multilevel"/>
    <w:tmpl w:val="446A2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24311CC9"/>
    <w:multiLevelType w:val="multilevel"/>
    <w:tmpl w:val="2CBEE7CE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21" w15:restartNumberingAfterBreak="0">
    <w:nsid w:val="2D804950"/>
    <w:multiLevelType w:val="multilevel"/>
    <w:tmpl w:val="6F686AD4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22" w15:restartNumberingAfterBreak="0">
    <w:nsid w:val="2DE152D5"/>
    <w:multiLevelType w:val="hybridMultilevel"/>
    <w:tmpl w:val="ECF04F2E"/>
    <w:lvl w:ilvl="0" w:tplc="04090011">
      <w:start w:val="1"/>
      <w:numFmt w:val="upperLetter"/>
      <w:lvlText w:val="%1."/>
      <w:lvlJc w:val="left"/>
      <w:pPr>
        <w:ind w:left="3031" w:hanging="480"/>
      </w:pPr>
    </w:lvl>
    <w:lvl w:ilvl="1" w:tplc="321EF322">
      <w:start w:val="1"/>
      <w:numFmt w:val="lowerLetter"/>
      <w:lvlText w:val="%2."/>
      <w:lvlJc w:val="left"/>
      <w:pPr>
        <w:ind w:left="3511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23" w15:restartNumberingAfterBreak="0">
    <w:nsid w:val="355D01F6"/>
    <w:multiLevelType w:val="multilevel"/>
    <w:tmpl w:val="0409001D"/>
    <w:styleLink w:val="7-2"/>
    <w:lvl w:ilvl="0">
      <w:start w:val="7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4" w15:restartNumberingAfterBreak="0">
    <w:nsid w:val="39F5301C"/>
    <w:multiLevelType w:val="multilevel"/>
    <w:tmpl w:val="48AA14F0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25" w15:restartNumberingAfterBreak="0">
    <w:nsid w:val="3DF34BE0"/>
    <w:multiLevelType w:val="multilevel"/>
    <w:tmpl w:val="25D824D0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1140"/>
        </w:tabs>
        <w:ind w:left="1140" w:hanging="60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60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20"/>
        </w:tabs>
        <w:ind w:left="2220" w:hanging="60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6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6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6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6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920"/>
        </w:tabs>
        <w:ind w:left="4920" w:hanging="600"/>
      </w:pPr>
      <w:rPr>
        <w:rFonts w:hint="eastAsia"/>
      </w:rPr>
    </w:lvl>
  </w:abstractNum>
  <w:abstractNum w:abstractNumId="26" w15:restartNumberingAfterBreak="0">
    <w:nsid w:val="4264498F"/>
    <w:multiLevelType w:val="multilevel"/>
    <w:tmpl w:val="6630CE84"/>
    <w:lvl w:ilvl="0">
      <w:start w:val="1"/>
      <w:numFmt w:val="bullet"/>
      <w:suff w:val="nothing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428648AD"/>
    <w:multiLevelType w:val="singleLevel"/>
    <w:tmpl w:val="B6823EBE"/>
    <w:lvl w:ilvl="0">
      <w:start w:val="1"/>
      <w:numFmt w:val="decimal"/>
      <w:lvlText w:val="%1."/>
      <w:lvlJc w:val="left"/>
      <w:pPr>
        <w:tabs>
          <w:tab w:val="num" w:pos="1151"/>
        </w:tabs>
        <w:ind w:left="1151" w:hanging="300"/>
      </w:pPr>
      <w:rPr>
        <w:rFonts w:hint="eastAsia"/>
      </w:rPr>
    </w:lvl>
  </w:abstractNum>
  <w:abstractNum w:abstractNumId="28" w15:restartNumberingAfterBreak="0">
    <w:nsid w:val="45797249"/>
    <w:multiLevelType w:val="multilevel"/>
    <w:tmpl w:val="A6E4EE44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29" w15:restartNumberingAfterBreak="0">
    <w:nsid w:val="46446A05"/>
    <w:multiLevelType w:val="multilevel"/>
    <w:tmpl w:val="F9E217C4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826"/>
        </w:tabs>
        <w:ind w:left="826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532"/>
        </w:tabs>
        <w:ind w:left="1532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938"/>
        </w:tabs>
        <w:ind w:left="1938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704"/>
        </w:tabs>
        <w:ind w:left="2704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110"/>
        </w:tabs>
        <w:ind w:left="311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76"/>
        </w:tabs>
        <w:ind w:left="3876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82"/>
        </w:tabs>
        <w:ind w:left="4282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8"/>
        </w:tabs>
        <w:ind w:left="5048" w:hanging="1800"/>
      </w:pPr>
      <w:rPr>
        <w:rFonts w:hint="eastAsia"/>
      </w:rPr>
    </w:lvl>
  </w:abstractNum>
  <w:abstractNum w:abstractNumId="30" w15:restartNumberingAfterBreak="0">
    <w:nsid w:val="489D6187"/>
    <w:multiLevelType w:val="hybridMultilevel"/>
    <w:tmpl w:val="84BE0F84"/>
    <w:lvl w:ilvl="0" w:tplc="56B84BBA">
      <w:start w:val="1"/>
      <w:numFmt w:val="decimal"/>
      <w:lvlText w:val="(%1)"/>
      <w:lvlJc w:val="left"/>
      <w:pPr>
        <w:ind w:left="3031" w:hanging="480"/>
      </w:pPr>
      <w:rPr>
        <w:rFonts w:hint="eastAsia"/>
      </w:rPr>
    </w:lvl>
    <w:lvl w:ilvl="1" w:tplc="04090013">
      <w:start w:val="1"/>
      <w:numFmt w:val="upperRoman"/>
      <w:lvlText w:val="%2."/>
      <w:lvlJc w:val="left"/>
      <w:pPr>
        <w:ind w:left="3511" w:hanging="480"/>
      </w:p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31" w15:restartNumberingAfterBreak="0">
    <w:nsid w:val="518C3F08"/>
    <w:multiLevelType w:val="multilevel"/>
    <w:tmpl w:val="61DCA1B0"/>
    <w:lvl w:ilvl="0">
      <w:start w:val="1"/>
      <w:numFmt w:val="decimal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upperLetter"/>
      <w:lvlText w:val="%6."/>
      <w:lvlJc w:val="left"/>
      <w:pPr>
        <w:ind w:left="3260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3827" w:hanging="765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51AC7D07"/>
    <w:multiLevelType w:val="multilevel"/>
    <w:tmpl w:val="8EB07716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61"/>
        </w:tabs>
        <w:ind w:left="861" w:hanging="4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1287" w:hanging="4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713"/>
        </w:tabs>
        <w:ind w:left="1713" w:hanging="4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39"/>
        </w:tabs>
        <w:ind w:left="2139" w:hanging="4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565"/>
        </w:tabs>
        <w:ind w:left="2565" w:hanging="4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91"/>
        </w:tabs>
        <w:ind w:left="2991" w:hanging="4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17"/>
        </w:tabs>
        <w:ind w:left="3417" w:hanging="4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843"/>
        </w:tabs>
        <w:ind w:left="3843" w:hanging="435"/>
      </w:pPr>
      <w:rPr>
        <w:rFonts w:hint="eastAsia"/>
      </w:rPr>
    </w:lvl>
  </w:abstractNum>
  <w:abstractNum w:abstractNumId="33" w15:restartNumberingAfterBreak="0">
    <w:nsid w:val="54C020E8"/>
    <w:multiLevelType w:val="multilevel"/>
    <w:tmpl w:val="5930DE0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60"/>
        </w:tabs>
        <w:ind w:left="146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020"/>
        </w:tabs>
        <w:ind w:left="202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80"/>
        </w:tabs>
        <w:ind w:left="258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40"/>
        </w:tabs>
        <w:ind w:left="314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00"/>
        </w:tabs>
        <w:ind w:left="37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20"/>
        </w:tabs>
        <w:ind w:left="482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380"/>
        </w:tabs>
        <w:ind w:left="5380" w:hanging="900"/>
      </w:pPr>
      <w:rPr>
        <w:rFonts w:hint="default"/>
      </w:rPr>
    </w:lvl>
  </w:abstractNum>
  <w:abstractNum w:abstractNumId="34" w15:restartNumberingAfterBreak="0">
    <w:nsid w:val="55317C74"/>
    <w:multiLevelType w:val="multilevel"/>
    <w:tmpl w:val="0409001D"/>
    <w:numStyleLink w:val="4-2"/>
  </w:abstractNum>
  <w:abstractNum w:abstractNumId="35" w15:restartNumberingAfterBreak="0">
    <w:nsid w:val="56C76AC2"/>
    <w:multiLevelType w:val="multilevel"/>
    <w:tmpl w:val="2A3A3A9A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eastAsia"/>
      </w:rPr>
    </w:lvl>
  </w:abstractNum>
  <w:abstractNum w:abstractNumId="36" w15:restartNumberingAfterBreak="0">
    <w:nsid w:val="58870466"/>
    <w:multiLevelType w:val="multilevel"/>
    <w:tmpl w:val="3198171C"/>
    <w:lvl w:ilvl="0">
      <w:start w:val="1"/>
      <w:numFmt w:val="decimal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551" w:hanging="85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3260" w:hanging="425"/>
      </w:pPr>
      <w:rPr>
        <w:rFonts w:ascii="標楷體" w:eastAsia="標楷體" w:hAnsi="標楷體" w:hint="eastAsia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5EE23C2F"/>
    <w:multiLevelType w:val="multilevel"/>
    <w:tmpl w:val="3D88F100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38" w15:restartNumberingAfterBreak="0">
    <w:nsid w:val="610C59A8"/>
    <w:multiLevelType w:val="multilevel"/>
    <w:tmpl w:val="94B0A962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40"/>
        </w:tabs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80"/>
        </w:tabs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20"/>
        </w:tabs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20"/>
        </w:tabs>
        <w:ind w:left="8520" w:hanging="1800"/>
      </w:pPr>
      <w:rPr>
        <w:rFonts w:hint="default"/>
      </w:rPr>
    </w:lvl>
  </w:abstractNum>
  <w:abstractNum w:abstractNumId="39" w15:restartNumberingAfterBreak="0">
    <w:nsid w:val="62F46D30"/>
    <w:multiLevelType w:val="multilevel"/>
    <w:tmpl w:val="6DE69492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40" w15:restartNumberingAfterBreak="0">
    <w:nsid w:val="65DF6A5B"/>
    <w:multiLevelType w:val="hybridMultilevel"/>
    <w:tmpl w:val="0A0CB52A"/>
    <w:lvl w:ilvl="0" w:tplc="321EF322">
      <w:start w:val="1"/>
      <w:numFmt w:val="lowerLetter"/>
      <w:lvlText w:val="%1."/>
      <w:lvlJc w:val="left"/>
      <w:pPr>
        <w:ind w:left="3031" w:hanging="480"/>
      </w:pPr>
      <w:rPr>
        <w:rFonts w:hint="eastAsia"/>
      </w:rPr>
    </w:lvl>
    <w:lvl w:ilvl="1" w:tplc="04090013">
      <w:start w:val="1"/>
      <w:numFmt w:val="upperRoman"/>
      <w:lvlText w:val="%2."/>
      <w:lvlJc w:val="left"/>
      <w:pPr>
        <w:ind w:left="3511" w:hanging="480"/>
      </w:p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41" w15:restartNumberingAfterBreak="0">
    <w:nsid w:val="6AA211FA"/>
    <w:multiLevelType w:val="multilevel"/>
    <w:tmpl w:val="0409001D"/>
    <w:numStyleLink w:val="5-4"/>
  </w:abstractNum>
  <w:abstractNum w:abstractNumId="42" w15:restartNumberingAfterBreak="0">
    <w:nsid w:val="6C030E85"/>
    <w:multiLevelType w:val="singleLevel"/>
    <w:tmpl w:val="555065C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43" w15:restartNumberingAfterBreak="0">
    <w:nsid w:val="6E4631D3"/>
    <w:multiLevelType w:val="multilevel"/>
    <w:tmpl w:val="3D88F100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44" w15:restartNumberingAfterBreak="0">
    <w:nsid w:val="745828D2"/>
    <w:multiLevelType w:val="multilevel"/>
    <w:tmpl w:val="2E70E5B4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45" w15:restartNumberingAfterBreak="0">
    <w:nsid w:val="78C73E66"/>
    <w:multiLevelType w:val="hybridMultilevel"/>
    <w:tmpl w:val="AED81876"/>
    <w:lvl w:ilvl="0" w:tplc="04090011">
      <w:start w:val="1"/>
      <w:numFmt w:val="upperLetter"/>
      <w:lvlText w:val="%1."/>
      <w:lvlJc w:val="left"/>
      <w:pPr>
        <w:ind w:left="3031" w:hanging="480"/>
      </w:pPr>
    </w:lvl>
    <w:lvl w:ilvl="1" w:tplc="04090013">
      <w:start w:val="1"/>
      <w:numFmt w:val="upperRoman"/>
      <w:lvlText w:val="%2."/>
      <w:lvlJc w:val="left"/>
      <w:pPr>
        <w:ind w:left="3511" w:hanging="480"/>
      </w:p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46" w15:restartNumberingAfterBreak="0">
    <w:nsid w:val="7BBC26CB"/>
    <w:multiLevelType w:val="multilevel"/>
    <w:tmpl w:val="0409001D"/>
    <w:styleLink w:val="4-2"/>
    <w:lvl w:ilvl="0">
      <w:start w:val="4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47" w15:restartNumberingAfterBreak="0">
    <w:nsid w:val="7C970F1A"/>
    <w:multiLevelType w:val="multilevel"/>
    <w:tmpl w:val="0409001D"/>
    <w:numStyleLink w:val="7-2"/>
  </w:abstractNum>
  <w:abstractNum w:abstractNumId="48" w15:restartNumberingAfterBreak="0">
    <w:nsid w:val="7DE2272D"/>
    <w:multiLevelType w:val="multilevel"/>
    <w:tmpl w:val="EC8653F6"/>
    <w:lvl w:ilvl="0">
      <w:start w:val="5"/>
      <w:numFmt w:val="decimal"/>
      <w:lvlText w:val="%1......〥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5.%6.%7.%8.%9."/>
      <w:lvlJc w:val="left"/>
      <w:pPr>
        <w:tabs>
          <w:tab w:val="num" w:pos="4856"/>
        </w:tabs>
        <w:ind w:left="4856" w:hanging="1080"/>
      </w:pPr>
      <w:rPr>
        <w:rFonts w:hint="default"/>
      </w:rPr>
    </w:lvl>
  </w:abstractNum>
  <w:num w:numId="1" w16cid:durableId="1422919816">
    <w:abstractNumId w:val="42"/>
  </w:num>
  <w:num w:numId="2" w16cid:durableId="223175607">
    <w:abstractNumId w:val="27"/>
  </w:num>
  <w:num w:numId="3" w16cid:durableId="1004820837">
    <w:abstractNumId w:val="13"/>
  </w:num>
  <w:num w:numId="4" w16cid:durableId="980843620">
    <w:abstractNumId w:val="32"/>
  </w:num>
  <w:num w:numId="5" w16cid:durableId="1225142332">
    <w:abstractNumId w:val="5"/>
  </w:num>
  <w:num w:numId="6" w16cid:durableId="667440504">
    <w:abstractNumId w:val="33"/>
  </w:num>
  <w:num w:numId="7" w16cid:durableId="539905132">
    <w:abstractNumId w:val="7"/>
  </w:num>
  <w:num w:numId="8" w16cid:durableId="421338263">
    <w:abstractNumId w:val="37"/>
  </w:num>
  <w:num w:numId="9" w16cid:durableId="359479227">
    <w:abstractNumId w:val="15"/>
  </w:num>
  <w:num w:numId="10" w16cid:durableId="952857949">
    <w:abstractNumId w:val="10"/>
  </w:num>
  <w:num w:numId="11" w16cid:durableId="846671712">
    <w:abstractNumId w:val="21"/>
  </w:num>
  <w:num w:numId="12" w16cid:durableId="715854699">
    <w:abstractNumId w:val="25"/>
  </w:num>
  <w:num w:numId="13" w16cid:durableId="458571065">
    <w:abstractNumId w:val="38"/>
  </w:num>
  <w:num w:numId="14" w16cid:durableId="1693607706">
    <w:abstractNumId w:val="12"/>
  </w:num>
  <w:num w:numId="15" w16cid:durableId="453208873">
    <w:abstractNumId w:val="43"/>
  </w:num>
  <w:num w:numId="16" w16cid:durableId="1387950620">
    <w:abstractNumId w:val="4"/>
  </w:num>
  <w:num w:numId="17" w16cid:durableId="1504315988">
    <w:abstractNumId w:val="35"/>
  </w:num>
  <w:num w:numId="18" w16cid:durableId="1836141287">
    <w:abstractNumId w:val="14"/>
  </w:num>
  <w:num w:numId="19" w16cid:durableId="1066492162">
    <w:abstractNumId w:val="8"/>
  </w:num>
  <w:num w:numId="20" w16cid:durableId="1711226795">
    <w:abstractNumId w:val="28"/>
  </w:num>
  <w:num w:numId="21" w16cid:durableId="1247154119">
    <w:abstractNumId w:val="20"/>
  </w:num>
  <w:num w:numId="22" w16cid:durableId="2017533745">
    <w:abstractNumId w:val="44"/>
  </w:num>
  <w:num w:numId="23" w16cid:durableId="1355375816">
    <w:abstractNumId w:val="6"/>
  </w:num>
  <w:num w:numId="24" w16cid:durableId="347560248">
    <w:abstractNumId w:val="0"/>
  </w:num>
  <w:num w:numId="25" w16cid:durableId="123694675">
    <w:abstractNumId w:val="48"/>
  </w:num>
  <w:num w:numId="26" w16cid:durableId="1207332079">
    <w:abstractNumId w:val="39"/>
  </w:num>
  <w:num w:numId="27" w16cid:durableId="1837653105">
    <w:abstractNumId w:val="24"/>
  </w:num>
  <w:num w:numId="28" w16cid:durableId="699934265">
    <w:abstractNumId w:val="11"/>
  </w:num>
  <w:num w:numId="29" w16cid:durableId="400255412">
    <w:abstractNumId w:val="17"/>
  </w:num>
  <w:num w:numId="30" w16cid:durableId="1868565838">
    <w:abstractNumId w:val="3"/>
  </w:num>
  <w:num w:numId="31" w16cid:durableId="767965582">
    <w:abstractNumId w:val="46"/>
  </w:num>
  <w:num w:numId="32" w16cid:durableId="1066994735">
    <w:abstractNumId w:val="34"/>
  </w:num>
  <w:num w:numId="33" w16cid:durableId="335696067">
    <w:abstractNumId w:val="41"/>
  </w:num>
  <w:num w:numId="34" w16cid:durableId="392234719">
    <w:abstractNumId w:val="1"/>
  </w:num>
  <w:num w:numId="35" w16cid:durableId="1309431499">
    <w:abstractNumId w:val="9"/>
  </w:num>
  <w:num w:numId="36" w16cid:durableId="68577623">
    <w:abstractNumId w:val="2"/>
  </w:num>
  <w:num w:numId="37" w16cid:durableId="145900347">
    <w:abstractNumId w:val="23"/>
  </w:num>
  <w:num w:numId="38" w16cid:durableId="1633363191">
    <w:abstractNumId w:val="47"/>
  </w:num>
  <w:num w:numId="39" w16cid:durableId="1445464989">
    <w:abstractNumId w:val="45"/>
  </w:num>
  <w:num w:numId="40" w16cid:durableId="656962273">
    <w:abstractNumId w:val="40"/>
  </w:num>
  <w:num w:numId="41" w16cid:durableId="2038653426">
    <w:abstractNumId w:val="30"/>
  </w:num>
  <w:num w:numId="42" w16cid:durableId="1011449334">
    <w:abstractNumId w:val="22"/>
  </w:num>
  <w:num w:numId="43" w16cid:durableId="130710504">
    <w:abstractNumId w:val="19"/>
  </w:num>
  <w:num w:numId="44" w16cid:durableId="993340927">
    <w:abstractNumId w:val="16"/>
  </w:num>
  <w:num w:numId="45" w16cid:durableId="1342313047">
    <w:abstractNumId w:val="36"/>
  </w:num>
  <w:num w:numId="46" w16cid:durableId="1351297175">
    <w:abstractNumId w:val="31"/>
  </w:num>
  <w:num w:numId="47" w16cid:durableId="1867670287">
    <w:abstractNumId w:val="36"/>
    <w:lvlOverride w:ilvl="0">
      <w:lvl w:ilvl="0">
        <w:start w:val="1"/>
        <w:numFmt w:val="decimal"/>
        <w:lvlText w:val="%1"/>
        <w:lvlJc w:val="left"/>
        <w:pPr>
          <w:ind w:left="284" w:hanging="284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lowerLetter"/>
        <w:lvlText w:val="%4."/>
        <w:lvlJc w:val="left"/>
        <w:pPr>
          <w:ind w:left="2098" w:hanging="737"/>
        </w:pPr>
        <w:rPr>
          <w:rFonts w:hint="eastAsia"/>
        </w:rPr>
      </w:lvl>
    </w:lvlOverride>
    <w:lvlOverride w:ilvl="4">
      <w:lvl w:ilvl="4">
        <w:start w:val="1"/>
        <w:numFmt w:val="decimal"/>
        <w:lvlText w:val="(%5)"/>
        <w:lvlJc w:val="left"/>
        <w:pPr>
          <w:ind w:left="2381" w:hanging="567"/>
        </w:pPr>
        <w:rPr>
          <w:rFonts w:hint="eastAsia"/>
        </w:rPr>
      </w:lvl>
    </w:lvlOverride>
    <w:lvlOverride w:ilvl="5">
      <w:lvl w:ilvl="5">
        <w:start w:val="1"/>
        <w:numFmt w:val="bullet"/>
        <w:lvlText w:val="–"/>
        <w:lvlJc w:val="left"/>
        <w:pPr>
          <w:ind w:left="2722" w:hanging="341"/>
        </w:pPr>
        <w:rPr>
          <w:rFonts w:ascii="標楷體" w:eastAsia="標楷體" w:hAnsi="標楷體" w:hint="eastAsia"/>
          <w:color w:val="auto"/>
        </w:rPr>
      </w:lvl>
    </w:lvlOverride>
    <w:lvlOverride w:ilvl="6">
      <w:lvl w:ilvl="6">
        <w:start w:val="1"/>
        <w:numFmt w:val="none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none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none"/>
        <w:lvlText w:val=""/>
        <w:lvlJc w:val="left"/>
        <w:pPr>
          <w:ind w:left="0" w:firstLine="0"/>
        </w:pPr>
        <w:rPr>
          <w:rFonts w:hint="eastAsia"/>
        </w:rPr>
      </w:lvl>
    </w:lvlOverride>
  </w:num>
  <w:num w:numId="48" w16cid:durableId="2063212713">
    <w:abstractNumId w:val="18"/>
  </w:num>
  <w:num w:numId="49" w16cid:durableId="892043209">
    <w:abstractNumId w:val="26"/>
  </w:num>
  <w:num w:numId="50" w16cid:durableId="1004143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BDE"/>
    <w:rsid w:val="00011DF4"/>
    <w:rsid w:val="000409D5"/>
    <w:rsid w:val="00054896"/>
    <w:rsid w:val="00061A5F"/>
    <w:rsid w:val="00067863"/>
    <w:rsid w:val="00070402"/>
    <w:rsid w:val="00081316"/>
    <w:rsid w:val="000A236C"/>
    <w:rsid w:val="000B7121"/>
    <w:rsid w:val="000C342C"/>
    <w:rsid w:val="000C741B"/>
    <w:rsid w:val="000E271F"/>
    <w:rsid w:val="00101571"/>
    <w:rsid w:val="00117BE2"/>
    <w:rsid w:val="00134820"/>
    <w:rsid w:val="001528B6"/>
    <w:rsid w:val="001618F3"/>
    <w:rsid w:val="00176284"/>
    <w:rsid w:val="00185AC6"/>
    <w:rsid w:val="001920C2"/>
    <w:rsid w:val="001A08E9"/>
    <w:rsid w:val="001D60FE"/>
    <w:rsid w:val="001E4103"/>
    <w:rsid w:val="001F4AC8"/>
    <w:rsid w:val="00227EF1"/>
    <w:rsid w:val="00237BDD"/>
    <w:rsid w:val="002413C9"/>
    <w:rsid w:val="00253923"/>
    <w:rsid w:val="0027472E"/>
    <w:rsid w:val="00292B2F"/>
    <w:rsid w:val="002C4F2A"/>
    <w:rsid w:val="002C613C"/>
    <w:rsid w:val="002E59BF"/>
    <w:rsid w:val="00300F7F"/>
    <w:rsid w:val="00303163"/>
    <w:rsid w:val="00313F7D"/>
    <w:rsid w:val="00317594"/>
    <w:rsid w:val="00321D82"/>
    <w:rsid w:val="00333C2A"/>
    <w:rsid w:val="00355D5E"/>
    <w:rsid w:val="00357797"/>
    <w:rsid w:val="00370A35"/>
    <w:rsid w:val="003D28CC"/>
    <w:rsid w:val="003E14A0"/>
    <w:rsid w:val="00440995"/>
    <w:rsid w:val="004409EC"/>
    <w:rsid w:val="0046523E"/>
    <w:rsid w:val="00474ED9"/>
    <w:rsid w:val="00483A13"/>
    <w:rsid w:val="00484242"/>
    <w:rsid w:val="00484717"/>
    <w:rsid w:val="004A159F"/>
    <w:rsid w:val="004B38DD"/>
    <w:rsid w:val="004C20B6"/>
    <w:rsid w:val="004C6A12"/>
    <w:rsid w:val="00514B2B"/>
    <w:rsid w:val="00517175"/>
    <w:rsid w:val="00523DD4"/>
    <w:rsid w:val="005268E7"/>
    <w:rsid w:val="005513ED"/>
    <w:rsid w:val="00585A1A"/>
    <w:rsid w:val="00587FEF"/>
    <w:rsid w:val="0059722E"/>
    <w:rsid w:val="005A09A7"/>
    <w:rsid w:val="005A786D"/>
    <w:rsid w:val="005E0AB5"/>
    <w:rsid w:val="005E7C22"/>
    <w:rsid w:val="005F54BA"/>
    <w:rsid w:val="006034CB"/>
    <w:rsid w:val="00606FBA"/>
    <w:rsid w:val="00642897"/>
    <w:rsid w:val="006451AD"/>
    <w:rsid w:val="006510BD"/>
    <w:rsid w:val="00683BCA"/>
    <w:rsid w:val="0069346A"/>
    <w:rsid w:val="00694318"/>
    <w:rsid w:val="00697748"/>
    <w:rsid w:val="006B3FC6"/>
    <w:rsid w:val="006E0750"/>
    <w:rsid w:val="00701858"/>
    <w:rsid w:val="007278DF"/>
    <w:rsid w:val="007301E0"/>
    <w:rsid w:val="007829AB"/>
    <w:rsid w:val="0078431D"/>
    <w:rsid w:val="007B037F"/>
    <w:rsid w:val="007B500B"/>
    <w:rsid w:val="007F7452"/>
    <w:rsid w:val="008017E7"/>
    <w:rsid w:val="00811F27"/>
    <w:rsid w:val="00820957"/>
    <w:rsid w:val="00821C92"/>
    <w:rsid w:val="008561E6"/>
    <w:rsid w:val="008654FA"/>
    <w:rsid w:val="008B23F5"/>
    <w:rsid w:val="008B5579"/>
    <w:rsid w:val="008B5A73"/>
    <w:rsid w:val="008C39C7"/>
    <w:rsid w:val="008E76ED"/>
    <w:rsid w:val="008F627F"/>
    <w:rsid w:val="00907745"/>
    <w:rsid w:val="00921C3A"/>
    <w:rsid w:val="009715E9"/>
    <w:rsid w:val="009B0D9D"/>
    <w:rsid w:val="009B180C"/>
    <w:rsid w:val="009B1FDB"/>
    <w:rsid w:val="009E433C"/>
    <w:rsid w:val="009F12E5"/>
    <w:rsid w:val="00A0029B"/>
    <w:rsid w:val="00A00BCE"/>
    <w:rsid w:val="00A00FF4"/>
    <w:rsid w:val="00A77623"/>
    <w:rsid w:val="00A93717"/>
    <w:rsid w:val="00A96D29"/>
    <w:rsid w:val="00AA42B7"/>
    <w:rsid w:val="00AA438D"/>
    <w:rsid w:val="00AA4D8E"/>
    <w:rsid w:val="00AA78C4"/>
    <w:rsid w:val="00AB1C4A"/>
    <w:rsid w:val="00AD1015"/>
    <w:rsid w:val="00AD6051"/>
    <w:rsid w:val="00AE3426"/>
    <w:rsid w:val="00AF6FDF"/>
    <w:rsid w:val="00B40809"/>
    <w:rsid w:val="00B64376"/>
    <w:rsid w:val="00B66081"/>
    <w:rsid w:val="00B80976"/>
    <w:rsid w:val="00B955CF"/>
    <w:rsid w:val="00BA2421"/>
    <w:rsid w:val="00BA4DC3"/>
    <w:rsid w:val="00BB047B"/>
    <w:rsid w:val="00C04D4D"/>
    <w:rsid w:val="00C06D56"/>
    <w:rsid w:val="00C07B53"/>
    <w:rsid w:val="00C13D9A"/>
    <w:rsid w:val="00C17DD2"/>
    <w:rsid w:val="00C4401E"/>
    <w:rsid w:val="00C4516B"/>
    <w:rsid w:val="00C5011E"/>
    <w:rsid w:val="00C55E48"/>
    <w:rsid w:val="00C9595F"/>
    <w:rsid w:val="00CA0C7A"/>
    <w:rsid w:val="00CB46B8"/>
    <w:rsid w:val="00CC1BDE"/>
    <w:rsid w:val="00CC6BA6"/>
    <w:rsid w:val="00CE03A6"/>
    <w:rsid w:val="00CF1241"/>
    <w:rsid w:val="00CF2E58"/>
    <w:rsid w:val="00D23772"/>
    <w:rsid w:val="00D34A02"/>
    <w:rsid w:val="00D65995"/>
    <w:rsid w:val="00D70A6C"/>
    <w:rsid w:val="00D75B90"/>
    <w:rsid w:val="00D811BC"/>
    <w:rsid w:val="00DA764D"/>
    <w:rsid w:val="00DB0B15"/>
    <w:rsid w:val="00DC6986"/>
    <w:rsid w:val="00DF2322"/>
    <w:rsid w:val="00E17C4E"/>
    <w:rsid w:val="00E26F61"/>
    <w:rsid w:val="00E32978"/>
    <w:rsid w:val="00E524CA"/>
    <w:rsid w:val="00E56532"/>
    <w:rsid w:val="00E615AF"/>
    <w:rsid w:val="00E636B5"/>
    <w:rsid w:val="00E860E3"/>
    <w:rsid w:val="00ED1CFC"/>
    <w:rsid w:val="00F075F1"/>
    <w:rsid w:val="00F27097"/>
    <w:rsid w:val="00F833CF"/>
    <w:rsid w:val="00FA2F21"/>
    <w:rsid w:val="00FB173F"/>
    <w:rsid w:val="00FB529E"/>
    <w:rsid w:val="00FE3249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A309343"/>
  <w15:chartTrackingRefBased/>
  <w15:docId w15:val="{4F16B7D8-233E-4F81-BD05-D002D8F8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</w:rPr>
  </w:style>
  <w:style w:type="paragraph" w:styleId="10">
    <w:name w:val="heading 1"/>
    <w:basedOn w:val="a"/>
    <w:next w:val="a"/>
    <w:qFormat/>
    <w:pPr>
      <w:keepNext/>
      <w:spacing w:line="240" w:lineRule="atLeast"/>
      <w:outlineLvl w:val="0"/>
    </w:pPr>
    <w:rPr>
      <w:rFonts w:eastAsia="華康粗黑體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eastAsia="華康粗黑體"/>
      <w:sz w:val="28"/>
    </w:rPr>
  </w:style>
  <w:style w:type="paragraph" w:styleId="3">
    <w:name w:val="heading 3"/>
    <w:basedOn w:val="2"/>
    <w:next w:val="a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eastAsia="華康粗黑體"/>
      <w:sz w:val="26"/>
    </w:rPr>
  </w:style>
  <w:style w:type="character" w:styleId="a7">
    <w:name w:val="page number"/>
    <w:basedOn w:val="a1"/>
  </w:style>
  <w:style w:type="paragraph" w:customStyle="1" w:styleId="Moxa">
    <w:name w:val="Moxa"/>
    <w:basedOn w:val="a4"/>
    <w:pPr>
      <w:jc w:val="left"/>
    </w:pPr>
    <w:rPr>
      <w:b/>
      <w:spacing w:val="-20"/>
      <w:w w:val="150"/>
      <w:sz w:val="16"/>
    </w:rPr>
  </w:style>
  <w:style w:type="paragraph" w:customStyle="1" w:styleId="a8">
    <w:name w:val="名稱"/>
    <w:basedOn w:val="a"/>
    <w:rPr>
      <w:rFonts w:eastAsia="華康粗黑體"/>
      <w:i/>
      <w:sz w:val="22"/>
    </w:rPr>
  </w:style>
  <w:style w:type="paragraph" w:styleId="a9">
    <w:name w:val="annotation text"/>
    <w:basedOn w:val="a"/>
    <w:semiHidden/>
    <w:rPr>
      <w:rFonts w:eastAsia="新細明體"/>
    </w:rPr>
  </w:style>
  <w:style w:type="paragraph" w:styleId="aa">
    <w:name w:val="Body Text Indent"/>
    <w:basedOn w:val="a"/>
    <w:pPr>
      <w:ind w:left="851"/>
    </w:pPr>
    <w:rPr>
      <w:color w:val="000000"/>
    </w:rPr>
  </w:style>
  <w:style w:type="paragraph" w:styleId="ab">
    <w:name w:val="Balloon Text"/>
    <w:basedOn w:val="a"/>
    <w:semiHidden/>
    <w:rsid w:val="00CC1BDE"/>
    <w:rPr>
      <w:rFonts w:eastAsia="新細明體"/>
      <w:sz w:val="18"/>
      <w:szCs w:val="18"/>
    </w:rPr>
  </w:style>
  <w:style w:type="character" w:styleId="ac">
    <w:name w:val="Hyperlink"/>
    <w:rsid w:val="00054896"/>
    <w:rPr>
      <w:strike w:val="0"/>
      <w:dstrike w:val="0"/>
      <w:color w:val="676767"/>
      <w:u w:val="none"/>
      <w:effect w:val="none"/>
    </w:rPr>
  </w:style>
  <w:style w:type="numbering" w:customStyle="1" w:styleId="1">
    <w:name w:val="樣式1"/>
    <w:rsid w:val="00CF1241"/>
    <w:pPr>
      <w:numPr>
        <w:numId w:val="29"/>
      </w:numPr>
    </w:pPr>
  </w:style>
  <w:style w:type="numbering" w:customStyle="1" w:styleId="4-2">
    <w:name w:val="4-2"/>
    <w:rsid w:val="00CF1241"/>
    <w:pPr>
      <w:numPr>
        <w:numId w:val="31"/>
      </w:numPr>
    </w:pPr>
  </w:style>
  <w:style w:type="numbering" w:customStyle="1" w:styleId="5-4">
    <w:name w:val="5-4"/>
    <w:rsid w:val="00CF1241"/>
    <w:pPr>
      <w:numPr>
        <w:numId w:val="34"/>
      </w:numPr>
    </w:pPr>
  </w:style>
  <w:style w:type="numbering" w:customStyle="1" w:styleId="6-2">
    <w:name w:val="6-2"/>
    <w:rsid w:val="00CF1241"/>
    <w:pPr>
      <w:numPr>
        <w:numId w:val="35"/>
      </w:numPr>
    </w:pPr>
  </w:style>
  <w:style w:type="numbering" w:customStyle="1" w:styleId="7-2">
    <w:name w:val="7-2"/>
    <w:rsid w:val="00CF1241"/>
    <w:pPr>
      <w:numPr>
        <w:numId w:val="37"/>
      </w:numPr>
    </w:pPr>
  </w:style>
  <w:style w:type="paragraph" w:styleId="ad">
    <w:name w:val="List Paragraph"/>
    <w:basedOn w:val="a"/>
    <w:uiPriority w:val="34"/>
    <w:qFormat/>
    <w:rsid w:val="00D811BC"/>
    <w:pPr>
      <w:ind w:leftChars="200" w:left="480"/>
    </w:pPr>
    <w:rPr>
      <w:rFonts w:ascii="Calibri" w:eastAsia="新細明體" w:hAnsi="Calibri"/>
      <w:kern w:val="2"/>
      <w:szCs w:val="22"/>
    </w:rPr>
  </w:style>
  <w:style w:type="character" w:customStyle="1" w:styleId="a5">
    <w:name w:val="頁首 字元"/>
    <w:link w:val="a4"/>
    <w:rsid w:val="00697748"/>
    <w:rPr>
      <w:rFonts w:eastAsia="華康粗黑體"/>
      <w:sz w:val="28"/>
    </w:rPr>
  </w:style>
  <w:style w:type="paragraph" w:customStyle="1" w:styleId="11">
    <w:name w:val="1.1內"/>
    <w:basedOn w:val="a"/>
    <w:rsid w:val="00697748"/>
    <w:pPr>
      <w:adjustRightInd w:val="0"/>
      <w:snapToGrid w:val="0"/>
      <w:spacing w:line="360" w:lineRule="atLeast"/>
      <w:ind w:left="1358" w:right="567"/>
      <w:jc w:val="both"/>
      <w:textAlignment w:val="baseline"/>
    </w:pPr>
    <w:rPr>
      <w:sz w:val="28"/>
    </w:rPr>
  </w:style>
  <w:style w:type="paragraph" w:styleId="ae">
    <w:name w:val="Revision"/>
    <w:hidden/>
    <w:uiPriority w:val="99"/>
    <w:semiHidden/>
    <w:rsid w:val="002413C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Moxa&#25991;&#2021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2CC7C-C32F-4CAB-B172-9FF787C2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Moxa文件.dot</Template>
  <TotalTime>1</TotalTime>
  <Pages>10</Pages>
  <Words>2344</Words>
  <Characters>5113</Characters>
  <Application>Microsoft Office Word</Application>
  <DocSecurity>0</DocSecurity>
  <Lines>319</Lines>
  <Paragraphs>276</Paragraphs>
  <ScaleCrop>false</ScaleCrop>
  <Company>Moxa</Company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鄭寶揚</dc:creator>
  <cp:keywords/>
  <cp:lastModifiedBy>TK Tsai (蔡德耕)</cp:lastModifiedBy>
  <cp:revision>3</cp:revision>
  <cp:lastPrinted>2009-07-21T11:07:00Z</cp:lastPrinted>
  <dcterms:created xsi:type="dcterms:W3CDTF">2026-04-09T03:48:00Z</dcterms:created>
  <dcterms:modified xsi:type="dcterms:W3CDTF">2026-04-09T03:49:00Z</dcterms:modified>
</cp:coreProperties>
</file>